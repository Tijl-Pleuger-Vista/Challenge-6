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487FD" w14:textId="4C342576" w:rsidR="008A7882" w:rsidRPr="00F72224" w:rsidRDefault="0095754A" w:rsidP="00AF16FA">
      <w:pPr>
        <w:pStyle w:val="Default"/>
        <w:rPr>
          <w:rFonts w:ascii="Raleway" w:hAnsi="Raleway" w:cstheme="minorHAnsi"/>
          <w:i/>
          <w:color w:val="auto"/>
        </w:rPr>
      </w:pPr>
      <w:r w:rsidRPr="00F72224">
        <w:rPr>
          <w:rFonts w:ascii="Raleway" w:hAnsi="Raleway" w:cstheme="minorHAnsi"/>
          <w:iCs/>
          <w:noProof/>
        </w:rPr>
        <w:drawing>
          <wp:anchor distT="0" distB="0" distL="114300" distR="114300" simplePos="0" relativeHeight="251651584" behindDoc="1" locked="0" layoutInCell="1" allowOverlap="1" wp14:anchorId="3AC65F7D" wp14:editId="5BC233E5">
            <wp:simplePos x="0" y="0"/>
            <wp:positionH relativeFrom="column">
              <wp:posOffset>-1502719</wp:posOffset>
            </wp:positionH>
            <wp:positionV relativeFrom="paragraph">
              <wp:posOffset>-1105068</wp:posOffset>
            </wp:positionV>
            <wp:extent cx="8468461" cy="6354146"/>
            <wp:effectExtent l="0" t="0" r="0" b="0"/>
            <wp:wrapNone/>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488489" cy="6369174"/>
                    </a:xfrm>
                    <a:prstGeom prst="rect">
                      <a:avLst/>
                    </a:prstGeom>
                  </pic:spPr>
                </pic:pic>
              </a:graphicData>
            </a:graphic>
            <wp14:sizeRelH relativeFrom="page">
              <wp14:pctWidth>0</wp14:pctWidth>
            </wp14:sizeRelH>
            <wp14:sizeRelV relativeFrom="page">
              <wp14:pctHeight>0</wp14:pctHeight>
            </wp14:sizeRelV>
          </wp:anchor>
        </w:drawing>
      </w:r>
    </w:p>
    <w:p w14:paraId="2EECA59B" w14:textId="1C2B8258" w:rsidR="005B2E47" w:rsidRPr="00F72224" w:rsidRDefault="005B2E47" w:rsidP="00AF16FA">
      <w:pPr>
        <w:pStyle w:val="Default"/>
        <w:rPr>
          <w:rFonts w:ascii="Raleway" w:hAnsi="Raleway" w:cstheme="minorHAnsi"/>
          <w:i/>
          <w:color w:val="auto"/>
        </w:rPr>
      </w:pPr>
    </w:p>
    <w:p w14:paraId="763548FB" w14:textId="76999A7F" w:rsidR="005B2E47" w:rsidRPr="00F72224" w:rsidRDefault="005B2E47" w:rsidP="00AF16FA">
      <w:pPr>
        <w:pStyle w:val="Default"/>
        <w:rPr>
          <w:rFonts w:ascii="Raleway" w:hAnsi="Raleway" w:cstheme="minorHAnsi"/>
          <w:i/>
          <w:color w:val="auto"/>
        </w:rPr>
      </w:pPr>
    </w:p>
    <w:p w14:paraId="73AEF854" w14:textId="170921B5" w:rsidR="005B2E47" w:rsidRPr="00F72224" w:rsidRDefault="005B2E47" w:rsidP="00AF16FA">
      <w:pPr>
        <w:pStyle w:val="Default"/>
        <w:rPr>
          <w:rFonts w:ascii="Raleway" w:hAnsi="Raleway" w:cstheme="minorHAnsi"/>
          <w:i/>
          <w:color w:val="auto"/>
        </w:rPr>
      </w:pPr>
    </w:p>
    <w:p w14:paraId="471432E7" w14:textId="40A15572" w:rsidR="005B2E47" w:rsidRPr="00F72224" w:rsidRDefault="005B2E47" w:rsidP="00AF16FA">
      <w:pPr>
        <w:pStyle w:val="Default"/>
        <w:rPr>
          <w:rFonts w:ascii="Raleway" w:hAnsi="Raleway" w:cstheme="minorHAnsi"/>
          <w:i/>
          <w:color w:val="auto"/>
        </w:rPr>
      </w:pPr>
    </w:p>
    <w:p w14:paraId="0EF0E8F8" w14:textId="267E5A60" w:rsidR="005B2E47" w:rsidRPr="00F72224" w:rsidRDefault="005B2E47" w:rsidP="00AF16FA">
      <w:pPr>
        <w:pStyle w:val="Default"/>
        <w:rPr>
          <w:rFonts w:ascii="Raleway" w:hAnsi="Raleway" w:cstheme="minorHAnsi"/>
          <w:i/>
          <w:color w:val="auto"/>
        </w:rPr>
      </w:pPr>
    </w:p>
    <w:p w14:paraId="10EC6A2E" w14:textId="5C579CB6" w:rsidR="005B2E47" w:rsidRPr="00F72224" w:rsidRDefault="005B2E47" w:rsidP="00AF16FA">
      <w:pPr>
        <w:pStyle w:val="Default"/>
        <w:rPr>
          <w:rFonts w:ascii="Raleway" w:hAnsi="Raleway" w:cstheme="minorHAnsi"/>
          <w:i/>
          <w:color w:val="auto"/>
        </w:rPr>
      </w:pPr>
    </w:p>
    <w:p w14:paraId="45B45D50" w14:textId="633A89DA" w:rsidR="005B2E47" w:rsidRPr="00F72224" w:rsidRDefault="005B2E47" w:rsidP="00AF16FA">
      <w:pPr>
        <w:pStyle w:val="Default"/>
        <w:rPr>
          <w:rFonts w:ascii="Raleway" w:hAnsi="Raleway" w:cstheme="minorHAnsi"/>
          <w:i/>
          <w:color w:val="auto"/>
        </w:rPr>
      </w:pPr>
    </w:p>
    <w:p w14:paraId="6A86E3D8" w14:textId="1639AA47" w:rsidR="005B2E47" w:rsidRPr="00F72224" w:rsidRDefault="005B2E47" w:rsidP="00AF16FA">
      <w:pPr>
        <w:pStyle w:val="Default"/>
        <w:rPr>
          <w:rFonts w:ascii="Raleway" w:hAnsi="Raleway" w:cstheme="minorHAnsi"/>
          <w:i/>
          <w:color w:val="auto"/>
        </w:rPr>
      </w:pPr>
    </w:p>
    <w:p w14:paraId="4B998A3A" w14:textId="26609903" w:rsidR="005B2E47" w:rsidRPr="00F72224" w:rsidRDefault="005B2E47" w:rsidP="00AF16FA">
      <w:pPr>
        <w:pStyle w:val="Default"/>
        <w:rPr>
          <w:rFonts w:ascii="Raleway" w:hAnsi="Raleway" w:cstheme="minorHAnsi"/>
          <w:i/>
          <w:color w:val="auto"/>
        </w:rPr>
      </w:pPr>
    </w:p>
    <w:p w14:paraId="51E56D32" w14:textId="01F45C8B" w:rsidR="005B2E47" w:rsidRPr="00F72224" w:rsidRDefault="005B2E47" w:rsidP="00AF16FA">
      <w:pPr>
        <w:pStyle w:val="Default"/>
        <w:rPr>
          <w:rFonts w:ascii="Raleway" w:hAnsi="Raleway" w:cstheme="minorHAnsi"/>
          <w:i/>
          <w:color w:val="auto"/>
        </w:rPr>
      </w:pPr>
    </w:p>
    <w:p w14:paraId="76AC9596" w14:textId="3E1DCAD9" w:rsidR="005B2E47" w:rsidRPr="00F72224" w:rsidRDefault="005B2E47" w:rsidP="00AF16FA">
      <w:pPr>
        <w:pStyle w:val="Default"/>
        <w:rPr>
          <w:rFonts w:ascii="Raleway" w:hAnsi="Raleway" w:cstheme="minorHAnsi"/>
          <w:i/>
          <w:color w:val="auto"/>
        </w:rPr>
      </w:pPr>
    </w:p>
    <w:p w14:paraId="7C279EBD" w14:textId="3331F836" w:rsidR="005B2E47" w:rsidRPr="00F72224" w:rsidRDefault="005B2E47" w:rsidP="00AF16FA">
      <w:pPr>
        <w:pStyle w:val="Default"/>
        <w:rPr>
          <w:rFonts w:ascii="Raleway" w:hAnsi="Raleway" w:cstheme="minorHAnsi"/>
          <w:i/>
          <w:color w:val="auto"/>
        </w:rPr>
      </w:pPr>
    </w:p>
    <w:p w14:paraId="359CC4CC" w14:textId="4D1E10CE" w:rsidR="005B2E47" w:rsidRPr="00F72224" w:rsidRDefault="005B2E47" w:rsidP="00AF16FA">
      <w:pPr>
        <w:pStyle w:val="Default"/>
        <w:rPr>
          <w:rFonts w:ascii="Raleway" w:hAnsi="Raleway" w:cstheme="minorHAnsi"/>
          <w:i/>
          <w:color w:val="auto"/>
        </w:rPr>
      </w:pPr>
    </w:p>
    <w:p w14:paraId="0A4EC655"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33D19CCD"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43A92822"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7572F4BF"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44D2312D"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01BC11BE"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07682DBE" w14:textId="21562AFE" w:rsidR="005B2E47" w:rsidRPr="00C0023D" w:rsidRDefault="005B2E47" w:rsidP="00086198">
      <w:pPr>
        <w:pStyle w:val="Default"/>
        <w:jc w:val="center"/>
        <w:rPr>
          <w:rFonts w:ascii="Raleway" w:hAnsi="Raleway" w:cstheme="minorHAnsi"/>
          <w:b/>
          <w:bCs/>
          <w:iCs/>
          <w:color w:val="00555C"/>
          <w:sz w:val="52"/>
          <w:szCs w:val="52"/>
        </w:rPr>
      </w:pPr>
      <w:r w:rsidRPr="00C0023D">
        <w:rPr>
          <w:rFonts w:ascii="Raleway" w:hAnsi="Raleway" w:cstheme="minorHAnsi"/>
          <w:b/>
          <w:bCs/>
          <w:iCs/>
          <w:color w:val="00555C"/>
          <w:sz w:val="52"/>
          <w:szCs w:val="52"/>
        </w:rPr>
        <w:t>SOFTWARE DEVELOPMENT</w:t>
      </w:r>
    </w:p>
    <w:p w14:paraId="7F87FAD4" w14:textId="435E3F45" w:rsidR="00EE3967" w:rsidRPr="00C0023D" w:rsidRDefault="00506BD9" w:rsidP="0095754A">
      <w:pPr>
        <w:pStyle w:val="Default"/>
        <w:jc w:val="center"/>
        <w:rPr>
          <w:rFonts w:ascii="Raleway" w:hAnsi="Raleway" w:cstheme="minorHAnsi"/>
          <w:b/>
          <w:bCs/>
          <w:iCs/>
          <w:color w:val="EC644A"/>
        </w:rPr>
      </w:pPr>
      <w:r>
        <w:rPr>
          <w:noProof/>
        </w:rPr>
        <mc:AlternateContent>
          <mc:Choice Requires="wps">
            <w:drawing>
              <wp:anchor distT="45720" distB="45720" distL="114300" distR="114300" simplePos="0" relativeHeight="251659776" behindDoc="0" locked="0" layoutInCell="1" allowOverlap="1" wp14:anchorId="09D6A032" wp14:editId="52D152B1">
                <wp:simplePos x="0" y="0"/>
                <wp:positionH relativeFrom="margin">
                  <wp:posOffset>-471170</wp:posOffset>
                </wp:positionH>
                <wp:positionV relativeFrom="paragraph">
                  <wp:posOffset>1143635</wp:posOffset>
                </wp:positionV>
                <wp:extent cx="6633845" cy="1903095"/>
                <wp:effectExtent l="0" t="0" r="0" b="1905"/>
                <wp:wrapSquare wrapText="bothSides"/>
                <wp:docPr id="1928380564" name="Tekstvak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845" cy="1903095"/>
                        </a:xfrm>
                        <a:prstGeom prst="rect">
                          <a:avLst/>
                        </a:prstGeom>
                        <a:solidFill>
                          <a:srgbClr val="FFFFFF"/>
                        </a:solidFill>
                        <a:ln w="9525">
                          <a:solidFill>
                            <a:srgbClr val="000000"/>
                          </a:solidFill>
                          <a:miter lim="800000"/>
                          <a:headEnd/>
                          <a:tailEnd/>
                        </a:ln>
                      </wps:spPr>
                      <wps:txbx>
                        <w:txbxContent>
                          <w:p w14:paraId="2C89FE78" w14:textId="45DFDB6C" w:rsidR="00EE3967" w:rsidRPr="00902BC7" w:rsidRDefault="00EE3967" w:rsidP="00EE3967">
                            <w:pPr>
                              <w:spacing w:line="276" w:lineRule="auto"/>
                              <w:rPr>
                                <w:b/>
                                <w:bCs/>
                                <w:color w:val="80A7AC"/>
                              </w:rPr>
                            </w:pPr>
                            <w:r w:rsidRPr="000C34B8">
                              <w:rPr>
                                <w:b/>
                                <w:bCs/>
                                <w:color w:val="80A7AC"/>
                                <w:highlight w:val="yellow"/>
                              </w:rPr>
                              <w:t>Gemaakt door:</w:t>
                            </w:r>
                            <w:r w:rsidR="00491063" w:rsidRPr="000C34B8">
                              <w:rPr>
                                <w:b/>
                                <w:bCs/>
                                <w:color w:val="80A7AC"/>
                                <w:highlight w:val="yellow"/>
                              </w:rPr>
                              <w:t xml:space="preserve"> </w:t>
                            </w:r>
                            <w:r w:rsidR="002B78C2" w:rsidRPr="000C34B8">
                              <w:rPr>
                                <w:color w:val="808080" w:themeColor="background1" w:themeShade="80"/>
                                <w:highlight w:val="yellow"/>
                              </w:rPr>
                              <w:t>Jaleel Bito (519651)</w:t>
                            </w:r>
                            <w:r w:rsidR="00C17B77">
                              <w:rPr>
                                <w:color w:val="808080" w:themeColor="background1" w:themeShade="80"/>
                              </w:rPr>
                              <w:t xml:space="preserve"> </w:t>
                            </w:r>
                          </w:p>
                          <w:p w14:paraId="6C7AC0C1" w14:textId="1180B9D5" w:rsidR="00EE3967" w:rsidRPr="00C17B77" w:rsidRDefault="00EE3967" w:rsidP="00EE3967">
                            <w:pPr>
                              <w:spacing w:line="276" w:lineRule="auto"/>
                              <w:rPr>
                                <w:b/>
                                <w:bCs/>
                                <w:color w:val="80A7AC"/>
                              </w:rPr>
                            </w:pPr>
                            <w:r w:rsidRPr="00C17B77">
                              <w:rPr>
                                <w:b/>
                                <w:bCs/>
                                <w:color w:val="80A7AC"/>
                              </w:rPr>
                              <w:t>Datum start project:</w:t>
                            </w:r>
                            <w:r w:rsidR="00491063" w:rsidRPr="00C17B77">
                              <w:rPr>
                                <w:b/>
                                <w:bCs/>
                                <w:color w:val="80A7AC"/>
                              </w:rPr>
                              <w:t xml:space="preserve"> </w:t>
                            </w:r>
                            <w:r w:rsidR="002B78C2">
                              <w:rPr>
                                <w:color w:val="808080" w:themeColor="background1" w:themeShade="80"/>
                              </w:rPr>
                              <w:t>13-12-2023</w:t>
                            </w:r>
                          </w:p>
                          <w:p w14:paraId="3C418DBF" w14:textId="5FD86ABA" w:rsidR="00EE3967" w:rsidRPr="00902BC7" w:rsidRDefault="00EE3967" w:rsidP="00EE3967">
                            <w:pPr>
                              <w:spacing w:line="276" w:lineRule="auto"/>
                              <w:rPr>
                                <w:b/>
                                <w:bCs/>
                                <w:color w:val="80A7AC"/>
                              </w:rPr>
                            </w:pPr>
                            <w:r w:rsidRPr="00902BC7">
                              <w:rPr>
                                <w:b/>
                                <w:bCs/>
                                <w:color w:val="80A7AC"/>
                              </w:rPr>
                              <w:t>Datum einde project:</w:t>
                            </w:r>
                            <w:r w:rsidR="00491063">
                              <w:rPr>
                                <w:b/>
                                <w:bCs/>
                                <w:color w:val="80A7AC"/>
                              </w:rPr>
                              <w:t xml:space="preserve"> </w:t>
                            </w:r>
                            <w:r w:rsidR="002B78C2">
                              <w:rPr>
                                <w:color w:val="808080" w:themeColor="background1" w:themeShade="80"/>
                              </w:rPr>
                              <w:t>TBD</w:t>
                            </w:r>
                          </w:p>
                          <w:p w14:paraId="06D5C1F5" w14:textId="59AAF2AE" w:rsidR="00EE3967" w:rsidRPr="00902BC7" w:rsidRDefault="00EE3967" w:rsidP="00EE3967">
                            <w:pPr>
                              <w:spacing w:line="276" w:lineRule="auto"/>
                              <w:rPr>
                                <w:b/>
                                <w:bCs/>
                                <w:color w:val="80A7AC"/>
                              </w:rPr>
                            </w:pPr>
                            <w:r w:rsidRPr="00902BC7">
                              <w:rPr>
                                <w:b/>
                                <w:bCs/>
                                <w:color w:val="80A7AC"/>
                              </w:rPr>
                              <w:t>Datum laatste wijziging:</w:t>
                            </w:r>
                            <w:r w:rsidR="00491063">
                              <w:rPr>
                                <w:b/>
                                <w:bCs/>
                                <w:color w:val="80A7AC"/>
                              </w:rPr>
                              <w:t xml:space="preserve"> </w:t>
                            </w:r>
                            <w:r w:rsidR="002B78C2">
                              <w:rPr>
                                <w:color w:val="808080" w:themeColor="background1" w:themeShade="80"/>
                              </w:rPr>
                              <w:t>1</w:t>
                            </w:r>
                            <w:r w:rsidR="002F08A8">
                              <w:rPr>
                                <w:color w:val="808080" w:themeColor="background1" w:themeShade="80"/>
                              </w:rPr>
                              <w:t>8</w:t>
                            </w:r>
                            <w:r w:rsidR="002B78C2">
                              <w:rPr>
                                <w:color w:val="808080" w:themeColor="background1" w:themeShade="80"/>
                              </w:rPr>
                              <w:t>-03-2024</w:t>
                            </w:r>
                            <w:r w:rsidR="00C17B77">
                              <w:rPr>
                                <w:color w:val="808080" w:themeColor="background1" w:themeShade="8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D6A032" id="_x0000_t202" coordsize="21600,21600" o:spt="202" path="m,l,21600r21600,l21600,xe">
                <v:stroke joinstyle="miter"/>
                <v:path gradientshapeok="t" o:connecttype="rect"/>
              </v:shapetype>
              <v:shape id="Tekstvak 14" o:spid="_x0000_s1026" type="#_x0000_t202" style="position:absolute;left:0;text-align:left;margin-left:-37.1pt;margin-top:90.05pt;width:522.35pt;height:149.85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">
                <v:textbox>
                  <w:txbxContent>
                    <w:p w14:paraId="2C89FE78" w14:textId="45DFDB6C" w:rsidR="00EE3967" w:rsidRPr="00902BC7" w:rsidRDefault="00EE3967" w:rsidP="00EE3967">
                      <w:pPr>
                        <w:spacing w:line="276" w:lineRule="auto"/>
                        <w:rPr>
                          <w:b/>
                          <w:bCs/>
                          <w:color w:val="80A7AC"/>
                        </w:rPr>
                      </w:pPr>
                      <w:r w:rsidRPr="000C34B8">
                        <w:rPr>
                          <w:b/>
                          <w:bCs/>
                          <w:color w:val="80A7AC"/>
                          <w:highlight w:val="yellow"/>
                        </w:rPr>
                        <w:t>Gemaakt door:</w:t>
                      </w:r>
                      <w:r w:rsidR="00491063" w:rsidRPr="000C34B8">
                        <w:rPr>
                          <w:b/>
                          <w:bCs/>
                          <w:color w:val="80A7AC"/>
                          <w:highlight w:val="yellow"/>
                        </w:rPr>
                        <w:t xml:space="preserve"> </w:t>
                      </w:r>
                      <w:r w:rsidR="002B78C2" w:rsidRPr="000C34B8">
                        <w:rPr>
                          <w:color w:val="808080" w:themeColor="background1" w:themeShade="80"/>
                          <w:highlight w:val="yellow"/>
                        </w:rPr>
                        <w:t>Jaleel Bito (519651)</w:t>
                      </w:r>
                      <w:r w:rsidR="00C17B77">
                        <w:rPr>
                          <w:color w:val="808080" w:themeColor="background1" w:themeShade="80"/>
                        </w:rPr>
                        <w:t xml:space="preserve"> </w:t>
                      </w:r>
                    </w:p>
                    <w:p w14:paraId="6C7AC0C1" w14:textId="1180B9D5" w:rsidR="00EE3967" w:rsidRPr="00C17B77" w:rsidRDefault="00EE3967" w:rsidP="00EE3967">
                      <w:pPr>
                        <w:spacing w:line="276" w:lineRule="auto"/>
                        <w:rPr>
                          <w:b/>
                          <w:bCs/>
                          <w:color w:val="80A7AC"/>
                        </w:rPr>
                      </w:pPr>
                      <w:r w:rsidRPr="00C17B77">
                        <w:rPr>
                          <w:b/>
                          <w:bCs/>
                          <w:color w:val="80A7AC"/>
                        </w:rPr>
                        <w:t>Datum start project:</w:t>
                      </w:r>
                      <w:r w:rsidR="00491063" w:rsidRPr="00C17B77">
                        <w:rPr>
                          <w:b/>
                          <w:bCs/>
                          <w:color w:val="80A7AC"/>
                        </w:rPr>
                        <w:t xml:space="preserve"> </w:t>
                      </w:r>
                      <w:r w:rsidR="002B78C2">
                        <w:rPr>
                          <w:color w:val="808080" w:themeColor="background1" w:themeShade="80"/>
                        </w:rPr>
                        <w:t>13-12-2023</w:t>
                      </w:r>
                    </w:p>
                    <w:p w14:paraId="3C418DBF" w14:textId="5FD86ABA" w:rsidR="00EE3967" w:rsidRPr="00902BC7" w:rsidRDefault="00EE3967" w:rsidP="00EE3967">
                      <w:pPr>
                        <w:spacing w:line="276" w:lineRule="auto"/>
                        <w:rPr>
                          <w:b/>
                          <w:bCs/>
                          <w:color w:val="80A7AC"/>
                        </w:rPr>
                      </w:pPr>
                      <w:r w:rsidRPr="00902BC7">
                        <w:rPr>
                          <w:b/>
                          <w:bCs/>
                          <w:color w:val="80A7AC"/>
                        </w:rPr>
                        <w:t>Datum einde project:</w:t>
                      </w:r>
                      <w:r w:rsidR="00491063">
                        <w:rPr>
                          <w:b/>
                          <w:bCs/>
                          <w:color w:val="80A7AC"/>
                        </w:rPr>
                        <w:t xml:space="preserve"> </w:t>
                      </w:r>
                      <w:r w:rsidR="002B78C2">
                        <w:rPr>
                          <w:color w:val="808080" w:themeColor="background1" w:themeShade="80"/>
                        </w:rPr>
                        <w:t>TBD</w:t>
                      </w:r>
                    </w:p>
                    <w:p w14:paraId="06D5C1F5" w14:textId="59AAF2AE" w:rsidR="00EE3967" w:rsidRPr="00902BC7" w:rsidRDefault="00EE3967" w:rsidP="00EE3967">
                      <w:pPr>
                        <w:spacing w:line="276" w:lineRule="auto"/>
                        <w:rPr>
                          <w:b/>
                          <w:bCs/>
                          <w:color w:val="80A7AC"/>
                        </w:rPr>
                      </w:pPr>
                      <w:r w:rsidRPr="00902BC7">
                        <w:rPr>
                          <w:b/>
                          <w:bCs/>
                          <w:color w:val="80A7AC"/>
                        </w:rPr>
                        <w:t>Datum laatste wijziging:</w:t>
                      </w:r>
                      <w:r w:rsidR="00491063">
                        <w:rPr>
                          <w:b/>
                          <w:bCs/>
                          <w:color w:val="80A7AC"/>
                        </w:rPr>
                        <w:t xml:space="preserve"> </w:t>
                      </w:r>
                      <w:r w:rsidR="002B78C2">
                        <w:rPr>
                          <w:color w:val="808080" w:themeColor="background1" w:themeShade="80"/>
                        </w:rPr>
                        <w:t>1</w:t>
                      </w:r>
                      <w:r w:rsidR="002F08A8">
                        <w:rPr>
                          <w:color w:val="808080" w:themeColor="background1" w:themeShade="80"/>
                        </w:rPr>
                        <w:t>8</w:t>
                      </w:r>
                      <w:r w:rsidR="002B78C2">
                        <w:rPr>
                          <w:color w:val="808080" w:themeColor="background1" w:themeShade="80"/>
                        </w:rPr>
                        <w:t>-03-2024</w:t>
                      </w:r>
                      <w:r w:rsidR="00C17B77">
                        <w:rPr>
                          <w:color w:val="808080" w:themeColor="background1" w:themeShade="80"/>
                        </w:rPr>
                        <w:t xml:space="preserve"> </w:t>
                      </w:r>
                    </w:p>
                  </w:txbxContent>
                </v:textbox>
                <w10:wrap type="square" anchorx="margin"/>
              </v:shape>
            </w:pict>
          </mc:Fallback>
        </mc:AlternateContent>
      </w:r>
      <w:r w:rsidR="00937D7D">
        <w:rPr>
          <w:rFonts w:ascii="Raleway" w:hAnsi="Raleway" w:cstheme="minorHAnsi"/>
          <w:b/>
          <w:bCs/>
          <w:iCs/>
          <w:color w:val="EC644A"/>
        </w:rPr>
        <w:t>Behoefteanalyse | Documentatie</w:t>
      </w:r>
    </w:p>
    <w:p w14:paraId="340B6347" w14:textId="692F6B01" w:rsidR="00CB7861" w:rsidRDefault="00CB7861" w:rsidP="00CB7861">
      <w:pPr>
        <w:rPr>
          <w:rFonts w:ascii="Raleway" w:hAnsi="Raleway"/>
          <w:b/>
          <w:bCs/>
        </w:rPr>
      </w:pPr>
      <w:bookmarkStart w:id="0" w:name="_Toc84186313"/>
      <w:r>
        <w:rPr>
          <w:rFonts w:ascii="Raleway" w:hAnsi="Raleway"/>
          <w:b/>
          <w:bCs/>
        </w:rPr>
        <w:br w:type="page"/>
      </w:r>
    </w:p>
    <w:p w14:paraId="61D91133" w14:textId="77777777" w:rsidR="00CB7861" w:rsidRPr="00C0023D" w:rsidRDefault="00CB7861" w:rsidP="00CB7861">
      <w:pPr>
        <w:pStyle w:val="Kop1"/>
        <w:rPr>
          <w:rFonts w:ascii="Raleway" w:hAnsi="Raleway" w:cstheme="minorHAnsi"/>
          <w:b/>
          <w:bCs/>
          <w:color w:val="EC644A"/>
          <w:sz w:val="40"/>
          <w:szCs w:val="40"/>
        </w:rPr>
      </w:pPr>
      <w:bookmarkStart w:id="1" w:name="_Toc153523475"/>
      <w:r w:rsidRPr="00C0023D">
        <w:rPr>
          <w:rFonts w:ascii="Raleway" w:hAnsi="Raleway" w:cstheme="minorHAnsi"/>
          <w:b/>
          <w:bCs/>
          <w:color w:val="EC644A"/>
          <w:sz w:val="40"/>
          <w:szCs w:val="40"/>
        </w:rPr>
        <w:lastRenderedPageBreak/>
        <w:t>Documenthistorie</w:t>
      </w:r>
      <w:bookmarkEnd w:id="1"/>
    </w:p>
    <w:p w14:paraId="0EBC79A0" w14:textId="77777777" w:rsidR="00CB7861" w:rsidRDefault="00CB7861" w:rsidP="00CB7861">
      <w:pPr>
        <w:pStyle w:val="Geenafstand"/>
        <w:rPr>
          <w:rFonts w:ascii="Raleway" w:hAnsi="Raleway"/>
          <w:b/>
          <w:bCs/>
          <w:sz w:val="32"/>
          <w:szCs w:val="32"/>
        </w:rPr>
      </w:pPr>
    </w:p>
    <w:p w14:paraId="685D9524" w14:textId="77777777" w:rsidR="00CB7861" w:rsidRDefault="00CB7861" w:rsidP="00CB7861">
      <w:pPr>
        <w:pStyle w:val="Geenafstand"/>
        <w:jc w:val="center"/>
        <w:rPr>
          <w:rFonts w:ascii="Raleway" w:hAnsi="Raleway"/>
          <w:b/>
          <w:bCs/>
          <w:sz w:val="32"/>
          <w:szCs w:val="32"/>
        </w:rPr>
      </w:pPr>
    </w:p>
    <w:p w14:paraId="55760014" w14:textId="6F92A8AB" w:rsidR="00EE3967" w:rsidRPr="00ED0628" w:rsidRDefault="00EE3967" w:rsidP="00CB7861">
      <w:pPr>
        <w:pStyle w:val="Geenafstand"/>
        <w:jc w:val="center"/>
        <w:rPr>
          <w:rFonts w:ascii="Raleway" w:hAnsi="Raleway"/>
          <w:b/>
          <w:bCs/>
          <w:color w:val="3C3C3C"/>
          <w:sz w:val="32"/>
          <w:szCs w:val="32"/>
        </w:rPr>
      </w:pPr>
      <w:r w:rsidRPr="00ED0628">
        <w:rPr>
          <w:rFonts w:ascii="Raleway" w:hAnsi="Raleway"/>
          <w:b/>
          <w:bCs/>
          <w:color w:val="3C3C3C"/>
          <w:sz w:val="32"/>
          <w:szCs w:val="32"/>
        </w:rPr>
        <w:t>Revisies</w:t>
      </w:r>
      <w:bookmarkEnd w:id="0"/>
    </w:p>
    <w:p w14:paraId="32D0CCA9" w14:textId="77777777" w:rsidR="00CB7861" w:rsidRPr="00CB7861" w:rsidRDefault="00CB7861" w:rsidP="00CB7861">
      <w:pPr>
        <w:pStyle w:val="Geenafstand"/>
        <w:jc w:val="center"/>
        <w:rPr>
          <w:rFonts w:ascii="Raleway" w:hAnsi="Raleway"/>
          <w:b/>
          <w:bCs/>
        </w:rPr>
      </w:pPr>
    </w:p>
    <w:tbl>
      <w:tblPr>
        <w:tblStyle w:val="Tabelraster"/>
        <w:tblW w:w="0" w:type="auto"/>
        <w:tblLook w:val="04A0" w:firstRow="1" w:lastRow="0" w:firstColumn="1" w:lastColumn="0" w:noHBand="0" w:noVBand="1"/>
      </w:tblPr>
      <w:tblGrid>
        <w:gridCol w:w="939"/>
        <w:gridCol w:w="1973"/>
        <w:gridCol w:w="1553"/>
        <w:gridCol w:w="4597"/>
      </w:tblGrid>
      <w:tr w:rsidR="00EE3967" w:rsidRPr="00F72224" w14:paraId="1D2EEBEE" w14:textId="77777777" w:rsidTr="00887811">
        <w:tc>
          <w:tcPr>
            <w:tcW w:w="846" w:type="dxa"/>
            <w:shd w:val="clear" w:color="auto" w:fill="00555C"/>
          </w:tcPr>
          <w:p w14:paraId="2AEDE34C" w14:textId="77777777" w:rsidR="00EE3967" w:rsidRPr="00887811" w:rsidRDefault="00EE3967" w:rsidP="00C5076C">
            <w:pPr>
              <w:rPr>
                <w:rFonts w:ascii="Raleway" w:hAnsi="Raleway" w:cstheme="minorHAnsi"/>
                <w:b/>
                <w:bCs/>
                <w:color w:val="FFF166"/>
                <w:sz w:val="24"/>
                <w:szCs w:val="24"/>
              </w:rPr>
            </w:pPr>
            <w:r w:rsidRPr="00887811">
              <w:rPr>
                <w:rFonts w:ascii="Raleway" w:hAnsi="Raleway" w:cstheme="minorHAnsi"/>
                <w:b/>
                <w:bCs/>
                <w:color w:val="FFF166"/>
                <w:sz w:val="24"/>
                <w:szCs w:val="24"/>
              </w:rPr>
              <w:t>Versie</w:t>
            </w:r>
          </w:p>
        </w:tc>
        <w:tc>
          <w:tcPr>
            <w:tcW w:w="1984" w:type="dxa"/>
            <w:shd w:val="clear" w:color="auto" w:fill="00555C"/>
          </w:tcPr>
          <w:p w14:paraId="0335A0E5" w14:textId="77777777" w:rsidR="00EE3967" w:rsidRPr="00887811" w:rsidRDefault="00EE3967" w:rsidP="00C5076C">
            <w:pPr>
              <w:rPr>
                <w:rFonts w:ascii="Raleway" w:hAnsi="Raleway" w:cstheme="minorHAnsi"/>
                <w:b/>
                <w:bCs/>
                <w:color w:val="FFF166"/>
                <w:sz w:val="24"/>
                <w:szCs w:val="24"/>
              </w:rPr>
            </w:pPr>
            <w:r w:rsidRPr="00887811">
              <w:rPr>
                <w:rFonts w:ascii="Raleway" w:hAnsi="Raleway" w:cstheme="minorHAnsi"/>
                <w:b/>
                <w:bCs/>
                <w:color w:val="FFF166"/>
                <w:sz w:val="24"/>
                <w:szCs w:val="24"/>
              </w:rPr>
              <w:t>Status</w:t>
            </w:r>
          </w:p>
        </w:tc>
        <w:tc>
          <w:tcPr>
            <w:tcW w:w="1560" w:type="dxa"/>
            <w:shd w:val="clear" w:color="auto" w:fill="00555C"/>
          </w:tcPr>
          <w:p w14:paraId="3B6A3334" w14:textId="77777777" w:rsidR="00EE3967" w:rsidRPr="00887811" w:rsidRDefault="00EE3967" w:rsidP="00C5076C">
            <w:pPr>
              <w:rPr>
                <w:rFonts w:ascii="Raleway" w:hAnsi="Raleway" w:cstheme="minorHAnsi"/>
                <w:b/>
                <w:bCs/>
                <w:color w:val="FFF166"/>
                <w:sz w:val="24"/>
                <w:szCs w:val="24"/>
              </w:rPr>
            </w:pPr>
            <w:r w:rsidRPr="00887811">
              <w:rPr>
                <w:rFonts w:ascii="Raleway" w:hAnsi="Raleway" w:cstheme="minorHAnsi"/>
                <w:b/>
                <w:bCs/>
                <w:color w:val="FFF166"/>
                <w:sz w:val="24"/>
                <w:szCs w:val="24"/>
              </w:rPr>
              <w:t>Datum</w:t>
            </w:r>
          </w:p>
        </w:tc>
        <w:tc>
          <w:tcPr>
            <w:tcW w:w="4626" w:type="dxa"/>
            <w:shd w:val="clear" w:color="auto" w:fill="00555C"/>
          </w:tcPr>
          <w:p w14:paraId="743B2CB4" w14:textId="77777777" w:rsidR="00EE3967" w:rsidRPr="00887811" w:rsidRDefault="00EE3967" w:rsidP="00C5076C">
            <w:pPr>
              <w:rPr>
                <w:rFonts w:ascii="Raleway" w:hAnsi="Raleway" w:cstheme="minorHAnsi"/>
                <w:b/>
                <w:bCs/>
                <w:color w:val="FFF166"/>
                <w:sz w:val="24"/>
                <w:szCs w:val="24"/>
              </w:rPr>
            </w:pPr>
            <w:r w:rsidRPr="00887811">
              <w:rPr>
                <w:rFonts w:ascii="Raleway" w:hAnsi="Raleway" w:cstheme="minorHAnsi"/>
                <w:b/>
                <w:bCs/>
                <w:color w:val="FFF166"/>
                <w:sz w:val="24"/>
                <w:szCs w:val="24"/>
              </w:rPr>
              <w:t xml:space="preserve">Wijzigingen </w:t>
            </w:r>
          </w:p>
        </w:tc>
      </w:tr>
      <w:tr w:rsidR="00887811" w:rsidRPr="00887811" w14:paraId="753AEA87" w14:textId="77777777" w:rsidTr="00036412">
        <w:tc>
          <w:tcPr>
            <w:tcW w:w="846" w:type="dxa"/>
          </w:tcPr>
          <w:p w14:paraId="2C1DCABA" w14:textId="77777777" w:rsidR="00EE3967" w:rsidRPr="00887811" w:rsidRDefault="00EE3967" w:rsidP="00C5076C">
            <w:pPr>
              <w:rPr>
                <w:rFonts w:ascii="Raleway" w:hAnsi="Raleway" w:cstheme="minorHAnsi"/>
                <w:i/>
                <w:iCs/>
                <w:color w:val="3C3C3C"/>
              </w:rPr>
            </w:pPr>
            <w:r w:rsidRPr="00887811">
              <w:rPr>
                <w:rFonts w:ascii="Raleway" w:hAnsi="Raleway" w:cstheme="minorHAnsi"/>
                <w:i/>
                <w:iCs/>
                <w:color w:val="3C3C3C"/>
              </w:rPr>
              <w:t>0.1</w:t>
            </w:r>
          </w:p>
        </w:tc>
        <w:tc>
          <w:tcPr>
            <w:tcW w:w="1984" w:type="dxa"/>
          </w:tcPr>
          <w:p w14:paraId="0DF6FD11" w14:textId="77777777" w:rsidR="00EE3967" w:rsidRPr="00887811" w:rsidRDefault="00EE3967" w:rsidP="00C5076C">
            <w:pPr>
              <w:rPr>
                <w:rFonts w:ascii="Raleway" w:hAnsi="Raleway" w:cstheme="minorHAnsi"/>
                <w:i/>
                <w:iCs/>
                <w:color w:val="3C3C3C"/>
              </w:rPr>
            </w:pPr>
            <w:r w:rsidRPr="00887811">
              <w:rPr>
                <w:rFonts w:ascii="Raleway" w:hAnsi="Raleway" w:cstheme="minorHAnsi"/>
                <w:i/>
                <w:iCs/>
                <w:color w:val="3C3C3C"/>
              </w:rPr>
              <w:t>Opzet concept</w:t>
            </w:r>
          </w:p>
        </w:tc>
        <w:tc>
          <w:tcPr>
            <w:tcW w:w="1560" w:type="dxa"/>
          </w:tcPr>
          <w:p w14:paraId="57573131" w14:textId="7F4960E1" w:rsidR="00EE3967" w:rsidRPr="00887811" w:rsidRDefault="002B78C2" w:rsidP="00C5076C">
            <w:pPr>
              <w:rPr>
                <w:rFonts w:ascii="Raleway" w:hAnsi="Raleway" w:cstheme="minorHAnsi"/>
                <w:i/>
                <w:iCs/>
                <w:color w:val="3C3C3C"/>
              </w:rPr>
            </w:pPr>
            <w:r>
              <w:rPr>
                <w:rFonts w:ascii="Raleway" w:hAnsi="Raleway" w:cstheme="minorHAnsi"/>
                <w:i/>
                <w:iCs/>
                <w:color w:val="3C3C3C"/>
              </w:rPr>
              <w:t>13</w:t>
            </w:r>
            <w:r w:rsidR="00EE3967" w:rsidRPr="00887811">
              <w:rPr>
                <w:rFonts w:ascii="Raleway" w:hAnsi="Raleway" w:cstheme="minorHAnsi"/>
                <w:i/>
                <w:iCs/>
                <w:color w:val="3C3C3C"/>
              </w:rPr>
              <w:t>-</w:t>
            </w:r>
            <w:r w:rsidR="00036412" w:rsidRPr="00887811">
              <w:rPr>
                <w:rFonts w:ascii="Raleway" w:hAnsi="Raleway" w:cstheme="minorHAnsi"/>
                <w:i/>
                <w:iCs/>
                <w:color w:val="3C3C3C"/>
              </w:rPr>
              <w:t>1</w:t>
            </w:r>
            <w:r w:rsidR="006E4EE5" w:rsidRPr="00887811">
              <w:rPr>
                <w:rFonts w:ascii="Raleway" w:hAnsi="Raleway" w:cstheme="minorHAnsi"/>
                <w:i/>
                <w:iCs/>
                <w:color w:val="3C3C3C"/>
              </w:rPr>
              <w:t>2</w:t>
            </w:r>
            <w:r w:rsidR="00EE3967" w:rsidRPr="00887811">
              <w:rPr>
                <w:rFonts w:ascii="Raleway" w:hAnsi="Raleway" w:cstheme="minorHAnsi"/>
                <w:i/>
                <w:iCs/>
                <w:color w:val="3C3C3C"/>
              </w:rPr>
              <w:t>-202</w:t>
            </w:r>
            <w:r w:rsidR="006E4EE5" w:rsidRPr="00887811">
              <w:rPr>
                <w:rFonts w:ascii="Raleway" w:hAnsi="Raleway" w:cstheme="minorHAnsi"/>
                <w:i/>
                <w:iCs/>
                <w:color w:val="3C3C3C"/>
              </w:rPr>
              <w:t>3</w:t>
            </w:r>
          </w:p>
        </w:tc>
        <w:tc>
          <w:tcPr>
            <w:tcW w:w="4626" w:type="dxa"/>
          </w:tcPr>
          <w:p w14:paraId="47071199" w14:textId="006824A8" w:rsidR="00EE3967" w:rsidRPr="00887811" w:rsidRDefault="002B78C2" w:rsidP="00C5076C">
            <w:pPr>
              <w:rPr>
                <w:rFonts w:ascii="Raleway" w:hAnsi="Raleway" w:cstheme="minorHAnsi"/>
                <w:i/>
                <w:iCs/>
                <w:color w:val="3C3C3C"/>
              </w:rPr>
            </w:pPr>
            <w:r>
              <w:rPr>
                <w:rFonts w:ascii="Raleway" w:hAnsi="Raleway" w:cstheme="minorHAnsi"/>
                <w:i/>
                <w:iCs/>
                <w:color w:val="3C3C3C"/>
              </w:rPr>
              <w:t>Mockup maken/presenteren</w:t>
            </w:r>
          </w:p>
        </w:tc>
      </w:tr>
      <w:tr w:rsidR="00887811" w:rsidRPr="00887811" w14:paraId="5DFC17A2" w14:textId="77777777" w:rsidTr="00036412">
        <w:tc>
          <w:tcPr>
            <w:tcW w:w="846" w:type="dxa"/>
          </w:tcPr>
          <w:p w14:paraId="704435FA" w14:textId="6BF53AE9" w:rsidR="00EE3967" w:rsidRPr="00887811" w:rsidRDefault="00EE3967" w:rsidP="00C5076C">
            <w:pPr>
              <w:rPr>
                <w:rFonts w:ascii="Raleway" w:hAnsi="Raleway" w:cstheme="minorHAnsi"/>
                <w:i/>
                <w:iCs/>
                <w:color w:val="3C3C3C"/>
              </w:rPr>
            </w:pPr>
            <w:r w:rsidRPr="00887811">
              <w:rPr>
                <w:rFonts w:ascii="Raleway" w:hAnsi="Raleway" w:cstheme="minorHAnsi"/>
                <w:i/>
                <w:iCs/>
                <w:color w:val="3C3C3C"/>
              </w:rPr>
              <w:t>0.</w:t>
            </w:r>
            <w:r w:rsidR="002B78C2">
              <w:rPr>
                <w:rFonts w:ascii="Raleway" w:hAnsi="Raleway" w:cstheme="minorHAnsi"/>
                <w:i/>
                <w:iCs/>
                <w:color w:val="3C3C3C"/>
              </w:rPr>
              <w:t>2</w:t>
            </w:r>
          </w:p>
        </w:tc>
        <w:tc>
          <w:tcPr>
            <w:tcW w:w="1984" w:type="dxa"/>
          </w:tcPr>
          <w:p w14:paraId="03D79842" w14:textId="64D5D3C9" w:rsidR="00EE3967" w:rsidRPr="00887811" w:rsidRDefault="002B78C2" w:rsidP="00C5076C">
            <w:pPr>
              <w:rPr>
                <w:rFonts w:ascii="Raleway" w:hAnsi="Raleway" w:cstheme="minorHAnsi"/>
                <w:i/>
                <w:iCs/>
                <w:color w:val="3C3C3C"/>
              </w:rPr>
            </w:pPr>
            <w:r>
              <w:rPr>
                <w:rFonts w:ascii="Raleway" w:hAnsi="Raleway" w:cstheme="minorHAnsi"/>
                <w:i/>
                <w:iCs/>
                <w:color w:val="3C3C3C"/>
              </w:rPr>
              <w:t>App Bouwen</w:t>
            </w:r>
          </w:p>
        </w:tc>
        <w:tc>
          <w:tcPr>
            <w:tcW w:w="1560" w:type="dxa"/>
          </w:tcPr>
          <w:p w14:paraId="00F8C6C4" w14:textId="4CD4057A" w:rsidR="00EE3967" w:rsidRPr="00887811" w:rsidRDefault="002B78C2" w:rsidP="00C5076C">
            <w:pPr>
              <w:rPr>
                <w:rFonts w:ascii="Raleway" w:hAnsi="Raleway" w:cstheme="minorHAnsi"/>
                <w:i/>
                <w:iCs/>
                <w:color w:val="3C3C3C"/>
              </w:rPr>
            </w:pPr>
            <w:r>
              <w:rPr>
                <w:rFonts w:ascii="Raleway" w:hAnsi="Raleway" w:cstheme="minorHAnsi"/>
                <w:i/>
                <w:iCs/>
                <w:color w:val="3C3C3C"/>
              </w:rPr>
              <w:t>16</w:t>
            </w:r>
            <w:r w:rsidR="00EE3967" w:rsidRPr="00887811">
              <w:rPr>
                <w:rFonts w:ascii="Raleway" w:hAnsi="Raleway" w:cstheme="minorHAnsi"/>
                <w:i/>
                <w:iCs/>
                <w:color w:val="3C3C3C"/>
              </w:rPr>
              <w:t>-</w:t>
            </w:r>
            <w:r w:rsidR="00036412" w:rsidRPr="00887811">
              <w:rPr>
                <w:rFonts w:ascii="Raleway" w:hAnsi="Raleway" w:cstheme="minorHAnsi"/>
                <w:i/>
                <w:iCs/>
                <w:color w:val="3C3C3C"/>
              </w:rPr>
              <w:t>1</w:t>
            </w:r>
            <w:r w:rsidR="006E4EE5" w:rsidRPr="00887811">
              <w:rPr>
                <w:rFonts w:ascii="Raleway" w:hAnsi="Raleway" w:cstheme="minorHAnsi"/>
                <w:i/>
                <w:iCs/>
                <w:color w:val="3C3C3C"/>
              </w:rPr>
              <w:t>2</w:t>
            </w:r>
            <w:r w:rsidR="00EE3967" w:rsidRPr="00887811">
              <w:rPr>
                <w:rFonts w:ascii="Raleway" w:hAnsi="Raleway" w:cstheme="minorHAnsi"/>
                <w:i/>
                <w:iCs/>
                <w:color w:val="3C3C3C"/>
              </w:rPr>
              <w:t>-202</w:t>
            </w:r>
            <w:r w:rsidR="006E4EE5" w:rsidRPr="00887811">
              <w:rPr>
                <w:rFonts w:ascii="Raleway" w:hAnsi="Raleway" w:cstheme="minorHAnsi"/>
                <w:i/>
                <w:iCs/>
                <w:color w:val="3C3C3C"/>
              </w:rPr>
              <w:t>3</w:t>
            </w:r>
          </w:p>
        </w:tc>
        <w:tc>
          <w:tcPr>
            <w:tcW w:w="4626" w:type="dxa"/>
          </w:tcPr>
          <w:p w14:paraId="62EDF5D0" w14:textId="226555F6" w:rsidR="00EE3967" w:rsidRPr="00887811" w:rsidRDefault="002B78C2" w:rsidP="00C5076C">
            <w:pPr>
              <w:rPr>
                <w:rFonts w:ascii="Raleway" w:hAnsi="Raleway" w:cstheme="minorHAnsi"/>
                <w:i/>
                <w:iCs/>
                <w:color w:val="3C3C3C"/>
              </w:rPr>
            </w:pPr>
            <w:r>
              <w:rPr>
                <w:rFonts w:ascii="Raleway" w:hAnsi="Raleway" w:cstheme="minorHAnsi"/>
                <w:i/>
                <w:iCs/>
                <w:color w:val="3C3C3C"/>
              </w:rPr>
              <w:t>App beta klaar</w:t>
            </w:r>
          </w:p>
        </w:tc>
      </w:tr>
      <w:tr w:rsidR="00887811" w:rsidRPr="00887811" w14:paraId="77645A4B" w14:textId="77777777" w:rsidTr="00036412">
        <w:tc>
          <w:tcPr>
            <w:tcW w:w="846" w:type="dxa"/>
          </w:tcPr>
          <w:p w14:paraId="2B239CCF" w14:textId="7459076D" w:rsidR="00EE3967" w:rsidRPr="00887811" w:rsidRDefault="00EE3967" w:rsidP="00C5076C">
            <w:pPr>
              <w:rPr>
                <w:rFonts w:ascii="Raleway" w:hAnsi="Raleway" w:cstheme="minorHAnsi"/>
                <w:i/>
                <w:iCs/>
                <w:color w:val="3C3C3C"/>
              </w:rPr>
            </w:pPr>
            <w:r w:rsidRPr="00887811">
              <w:rPr>
                <w:rFonts w:ascii="Raleway" w:hAnsi="Raleway" w:cstheme="minorHAnsi"/>
                <w:i/>
                <w:iCs/>
                <w:color w:val="3C3C3C"/>
              </w:rPr>
              <w:t>0.</w:t>
            </w:r>
            <w:r w:rsidR="002B78C2">
              <w:rPr>
                <w:rFonts w:ascii="Raleway" w:hAnsi="Raleway" w:cstheme="minorHAnsi"/>
                <w:i/>
                <w:iCs/>
                <w:color w:val="3C3C3C"/>
              </w:rPr>
              <w:t>3</w:t>
            </w:r>
          </w:p>
        </w:tc>
        <w:tc>
          <w:tcPr>
            <w:tcW w:w="1984" w:type="dxa"/>
          </w:tcPr>
          <w:p w14:paraId="10438DD0" w14:textId="5659C603" w:rsidR="00EE3967" w:rsidRPr="00887811" w:rsidRDefault="002B78C2" w:rsidP="00C5076C">
            <w:pPr>
              <w:rPr>
                <w:rFonts w:ascii="Raleway" w:hAnsi="Raleway" w:cstheme="minorHAnsi"/>
                <w:i/>
                <w:iCs/>
                <w:color w:val="3C3C3C"/>
              </w:rPr>
            </w:pPr>
            <w:r>
              <w:rPr>
                <w:rFonts w:ascii="Raleway" w:hAnsi="Raleway" w:cstheme="minorHAnsi"/>
                <w:i/>
                <w:iCs/>
                <w:color w:val="3C3C3C"/>
              </w:rPr>
              <w:t>Mobile-WebApp</w:t>
            </w:r>
          </w:p>
        </w:tc>
        <w:tc>
          <w:tcPr>
            <w:tcW w:w="1560" w:type="dxa"/>
          </w:tcPr>
          <w:p w14:paraId="0AA42B86" w14:textId="6DDA8A7F" w:rsidR="00EE3967" w:rsidRPr="00887811" w:rsidRDefault="002B78C2" w:rsidP="00C5076C">
            <w:pPr>
              <w:rPr>
                <w:rFonts w:ascii="Raleway" w:hAnsi="Raleway" w:cstheme="minorHAnsi"/>
                <w:i/>
                <w:iCs/>
                <w:color w:val="3C3C3C"/>
              </w:rPr>
            </w:pPr>
            <w:r>
              <w:rPr>
                <w:rFonts w:ascii="Raleway" w:hAnsi="Raleway" w:cstheme="minorHAnsi"/>
                <w:i/>
                <w:iCs/>
                <w:color w:val="3C3C3C"/>
              </w:rPr>
              <w:t>15</w:t>
            </w:r>
            <w:r w:rsidR="00491063" w:rsidRPr="00887811">
              <w:rPr>
                <w:rFonts w:ascii="Raleway" w:hAnsi="Raleway" w:cstheme="minorHAnsi"/>
                <w:i/>
                <w:iCs/>
                <w:color w:val="3C3C3C"/>
              </w:rPr>
              <w:t>-</w:t>
            </w:r>
            <w:r>
              <w:rPr>
                <w:rFonts w:ascii="Raleway" w:hAnsi="Raleway" w:cstheme="minorHAnsi"/>
                <w:i/>
                <w:iCs/>
                <w:color w:val="3C3C3C"/>
              </w:rPr>
              <w:t>0</w:t>
            </w:r>
            <w:r w:rsidR="002F08A8">
              <w:rPr>
                <w:rFonts w:ascii="Raleway" w:hAnsi="Raleway" w:cstheme="minorHAnsi"/>
                <w:i/>
                <w:iCs/>
                <w:color w:val="3C3C3C"/>
              </w:rPr>
              <w:t>3</w:t>
            </w:r>
            <w:r w:rsidR="00491063" w:rsidRPr="00887811">
              <w:rPr>
                <w:rFonts w:ascii="Raleway" w:hAnsi="Raleway" w:cstheme="minorHAnsi"/>
                <w:i/>
                <w:iCs/>
                <w:color w:val="3C3C3C"/>
              </w:rPr>
              <w:t>-202</w:t>
            </w:r>
            <w:r>
              <w:rPr>
                <w:rFonts w:ascii="Raleway" w:hAnsi="Raleway" w:cstheme="minorHAnsi"/>
                <w:i/>
                <w:iCs/>
                <w:color w:val="3C3C3C"/>
              </w:rPr>
              <w:t>4</w:t>
            </w:r>
          </w:p>
        </w:tc>
        <w:tc>
          <w:tcPr>
            <w:tcW w:w="4626" w:type="dxa"/>
          </w:tcPr>
          <w:p w14:paraId="572667AE" w14:textId="4A616294" w:rsidR="00EE3967" w:rsidRPr="00887811" w:rsidRDefault="002B78C2" w:rsidP="00C5076C">
            <w:pPr>
              <w:rPr>
                <w:rFonts w:ascii="Raleway" w:hAnsi="Raleway" w:cstheme="minorHAnsi"/>
                <w:i/>
                <w:iCs/>
                <w:color w:val="3C3C3C"/>
              </w:rPr>
            </w:pPr>
            <w:r>
              <w:rPr>
                <w:rFonts w:ascii="Raleway" w:hAnsi="Raleway" w:cstheme="minorHAnsi"/>
                <w:i/>
                <w:iCs/>
                <w:color w:val="3C3C3C"/>
              </w:rPr>
              <w:t>Mobile-</w:t>
            </w:r>
            <w:proofErr w:type="spellStart"/>
            <w:r>
              <w:rPr>
                <w:rFonts w:ascii="Raleway" w:hAnsi="Raleway" w:cstheme="minorHAnsi"/>
                <w:i/>
                <w:iCs/>
                <w:color w:val="3C3C3C"/>
              </w:rPr>
              <w:t>WebApp</w:t>
            </w:r>
            <w:proofErr w:type="spellEnd"/>
            <w:r>
              <w:rPr>
                <w:rFonts w:ascii="Raleway" w:hAnsi="Raleway" w:cstheme="minorHAnsi"/>
                <w:i/>
                <w:iCs/>
                <w:color w:val="3C3C3C"/>
              </w:rPr>
              <w:t xml:space="preserve"> Brainstor</w:t>
            </w:r>
            <w:del w:id="2" w:author="Tamara Rouette / PVO Limburg" w:date="2024-04-24T22:06:00Z">
              <w:r w:rsidDel="000C34B8">
                <w:rPr>
                  <w:rFonts w:ascii="Raleway" w:hAnsi="Raleway" w:cstheme="minorHAnsi"/>
                  <w:i/>
                  <w:iCs/>
                  <w:color w:val="3C3C3C"/>
                </w:rPr>
                <w:delText>e</w:delText>
              </w:r>
            </w:del>
            <w:r>
              <w:rPr>
                <w:rFonts w:ascii="Raleway" w:hAnsi="Raleway" w:cstheme="minorHAnsi"/>
                <w:i/>
                <w:iCs/>
                <w:color w:val="3C3C3C"/>
              </w:rPr>
              <w:t>m/Maken</w:t>
            </w:r>
          </w:p>
        </w:tc>
      </w:tr>
      <w:tr w:rsidR="00887811" w:rsidRPr="00887811" w14:paraId="5F7FEF35" w14:textId="77777777" w:rsidTr="00036412">
        <w:tc>
          <w:tcPr>
            <w:tcW w:w="846" w:type="dxa"/>
          </w:tcPr>
          <w:p w14:paraId="11B38D6D" w14:textId="77777777" w:rsidR="00CB7861" w:rsidRPr="00887811" w:rsidRDefault="00CB7861" w:rsidP="00C5076C">
            <w:pPr>
              <w:rPr>
                <w:rFonts w:ascii="Raleway" w:hAnsi="Raleway" w:cstheme="minorHAnsi"/>
                <w:i/>
                <w:iCs/>
                <w:color w:val="3C3C3C"/>
              </w:rPr>
            </w:pPr>
          </w:p>
        </w:tc>
        <w:tc>
          <w:tcPr>
            <w:tcW w:w="1984" w:type="dxa"/>
          </w:tcPr>
          <w:p w14:paraId="30455A20" w14:textId="77777777" w:rsidR="00CB7861" w:rsidRPr="00887811" w:rsidRDefault="00CB7861" w:rsidP="00C5076C">
            <w:pPr>
              <w:rPr>
                <w:rFonts w:ascii="Raleway" w:hAnsi="Raleway" w:cstheme="minorHAnsi"/>
                <w:i/>
                <w:iCs/>
                <w:color w:val="3C3C3C"/>
              </w:rPr>
            </w:pPr>
          </w:p>
        </w:tc>
        <w:tc>
          <w:tcPr>
            <w:tcW w:w="1560" w:type="dxa"/>
          </w:tcPr>
          <w:p w14:paraId="6F9F5B0F" w14:textId="77777777" w:rsidR="00CB7861" w:rsidRPr="00887811" w:rsidRDefault="00CB7861" w:rsidP="00C5076C">
            <w:pPr>
              <w:rPr>
                <w:rFonts w:ascii="Raleway" w:hAnsi="Raleway" w:cstheme="minorHAnsi"/>
                <w:i/>
                <w:iCs/>
                <w:color w:val="3C3C3C"/>
              </w:rPr>
            </w:pPr>
          </w:p>
        </w:tc>
        <w:tc>
          <w:tcPr>
            <w:tcW w:w="4626" w:type="dxa"/>
          </w:tcPr>
          <w:p w14:paraId="4F753BB2" w14:textId="77777777" w:rsidR="00CB7861" w:rsidRPr="00887811" w:rsidRDefault="00CB7861" w:rsidP="00C5076C">
            <w:pPr>
              <w:rPr>
                <w:rFonts w:ascii="Raleway" w:hAnsi="Raleway" w:cstheme="minorHAnsi"/>
                <w:i/>
                <w:iCs/>
                <w:color w:val="3C3C3C"/>
              </w:rPr>
            </w:pPr>
          </w:p>
        </w:tc>
      </w:tr>
      <w:tr w:rsidR="00887811" w:rsidRPr="00887811" w14:paraId="7CBB9504" w14:textId="77777777" w:rsidTr="00036412">
        <w:tc>
          <w:tcPr>
            <w:tcW w:w="846" w:type="dxa"/>
          </w:tcPr>
          <w:p w14:paraId="0C14BDF2" w14:textId="77777777" w:rsidR="00CB7861" w:rsidRPr="00887811" w:rsidRDefault="00CB7861" w:rsidP="00C5076C">
            <w:pPr>
              <w:rPr>
                <w:rFonts w:ascii="Raleway" w:hAnsi="Raleway" w:cstheme="minorHAnsi"/>
                <w:i/>
                <w:iCs/>
                <w:color w:val="3C3C3C"/>
              </w:rPr>
            </w:pPr>
          </w:p>
        </w:tc>
        <w:tc>
          <w:tcPr>
            <w:tcW w:w="1984" w:type="dxa"/>
          </w:tcPr>
          <w:p w14:paraId="12C79754" w14:textId="77777777" w:rsidR="00CB7861" w:rsidRPr="00887811" w:rsidRDefault="00CB7861" w:rsidP="00C5076C">
            <w:pPr>
              <w:rPr>
                <w:rFonts w:ascii="Raleway" w:hAnsi="Raleway" w:cstheme="minorHAnsi"/>
                <w:i/>
                <w:iCs/>
                <w:color w:val="3C3C3C"/>
              </w:rPr>
            </w:pPr>
          </w:p>
        </w:tc>
        <w:tc>
          <w:tcPr>
            <w:tcW w:w="1560" w:type="dxa"/>
          </w:tcPr>
          <w:p w14:paraId="0E051DA7" w14:textId="77777777" w:rsidR="00CB7861" w:rsidRPr="00887811" w:rsidRDefault="00CB7861" w:rsidP="00C5076C">
            <w:pPr>
              <w:rPr>
                <w:rFonts w:ascii="Raleway" w:hAnsi="Raleway" w:cstheme="minorHAnsi"/>
                <w:i/>
                <w:iCs/>
                <w:color w:val="3C3C3C"/>
              </w:rPr>
            </w:pPr>
          </w:p>
        </w:tc>
        <w:tc>
          <w:tcPr>
            <w:tcW w:w="4626" w:type="dxa"/>
          </w:tcPr>
          <w:p w14:paraId="754F429E" w14:textId="77777777" w:rsidR="00CB7861" w:rsidRPr="00887811" w:rsidRDefault="00CB7861" w:rsidP="00C5076C">
            <w:pPr>
              <w:rPr>
                <w:rFonts w:ascii="Raleway" w:hAnsi="Raleway" w:cstheme="minorHAnsi"/>
                <w:i/>
                <w:iCs/>
                <w:color w:val="3C3C3C"/>
              </w:rPr>
            </w:pPr>
          </w:p>
        </w:tc>
      </w:tr>
      <w:tr w:rsidR="00887811" w:rsidRPr="00887811" w14:paraId="72ED32E8" w14:textId="77777777" w:rsidTr="00036412">
        <w:tc>
          <w:tcPr>
            <w:tcW w:w="846" w:type="dxa"/>
          </w:tcPr>
          <w:p w14:paraId="0DF593BC" w14:textId="77777777" w:rsidR="00CB7861" w:rsidRPr="00887811" w:rsidRDefault="00CB7861" w:rsidP="00C5076C">
            <w:pPr>
              <w:rPr>
                <w:rFonts w:ascii="Raleway" w:hAnsi="Raleway" w:cstheme="minorHAnsi"/>
                <w:i/>
                <w:iCs/>
                <w:color w:val="3C3C3C"/>
              </w:rPr>
            </w:pPr>
          </w:p>
        </w:tc>
        <w:tc>
          <w:tcPr>
            <w:tcW w:w="1984" w:type="dxa"/>
          </w:tcPr>
          <w:p w14:paraId="21314EA4" w14:textId="77777777" w:rsidR="00CB7861" w:rsidRPr="00887811" w:rsidRDefault="00CB7861" w:rsidP="00C5076C">
            <w:pPr>
              <w:rPr>
                <w:rFonts w:ascii="Raleway" w:hAnsi="Raleway" w:cstheme="minorHAnsi"/>
                <w:i/>
                <w:iCs/>
                <w:color w:val="3C3C3C"/>
              </w:rPr>
            </w:pPr>
          </w:p>
        </w:tc>
        <w:tc>
          <w:tcPr>
            <w:tcW w:w="1560" w:type="dxa"/>
          </w:tcPr>
          <w:p w14:paraId="7BA2BE05" w14:textId="77777777" w:rsidR="00CB7861" w:rsidRPr="00887811" w:rsidRDefault="00CB7861" w:rsidP="00C5076C">
            <w:pPr>
              <w:rPr>
                <w:rFonts w:ascii="Raleway" w:hAnsi="Raleway" w:cstheme="minorHAnsi"/>
                <w:i/>
                <w:iCs/>
                <w:color w:val="3C3C3C"/>
              </w:rPr>
            </w:pPr>
          </w:p>
        </w:tc>
        <w:tc>
          <w:tcPr>
            <w:tcW w:w="4626" w:type="dxa"/>
          </w:tcPr>
          <w:p w14:paraId="2D60BADB" w14:textId="77777777" w:rsidR="00CB7861" w:rsidRPr="00887811" w:rsidRDefault="00CB7861" w:rsidP="00C5076C">
            <w:pPr>
              <w:rPr>
                <w:rFonts w:ascii="Raleway" w:hAnsi="Raleway" w:cstheme="minorHAnsi"/>
                <w:i/>
                <w:iCs/>
                <w:color w:val="3C3C3C"/>
              </w:rPr>
            </w:pPr>
          </w:p>
        </w:tc>
      </w:tr>
      <w:tr w:rsidR="00887811" w:rsidRPr="00887811" w14:paraId="00AABB06" w14:textId="77777777" w:rsidTr="00036412">
        <w:tc>
          <w:tcPr>
            <w:tcW w:w="846" w:type="dxa"/>
          </w:tcPr>
          <w:p w14:paraId="55AC5773" w14:textId="77777777" w:rsidR="00CB7861" w:rsidRPr="00887811" w:rsidRDefault="00CB7861" w:rsidP="00C5076C">
            <w:pPr>
              <w:rPr>
                <w:rFonts w:ascii="Raleway" w:hAnsi="Raleway" w:cstheme="minorHAnsi"/>
                <w:i/>
                <w:iCs/>
                <w:color w:val="3C3C3C"/>
              </w:rPr>
            </w:pPr>
          </w:p>
        </w:tc>
        <w:tc>
          <w:tcPr>
            <w:tcW w:w="1984" w:type="dxa"/>
          </w:tcPr>
          <w:p w14:paraId="4FA3A959" w14:textId="77777777" w:rsidR="00CB7861" w:rsidRPr="00887811" w:rsidRDefault="00CB7861" w:rsidP="00C5076C">
            <w:pPr>
              <w:rPr>
                <w:rFonts w:ascii="Raleway" w:hAnsi="Raleway" w:cstheme="minorHAnsi"/>
                <w:i/>
                <w:iCs/>
                <w:color w:val="3C3C3C"/>
              </w:rPr>
            </w:pPr>
          </w:p>
        </w:tc>
        <w:tc>
          <w:tcPr>
            <w:tcW w:w="1560" w:type="dxa"/>
          </w:tcPr>
          <w:p w14:paraId="54A49B9D" w14:textId="77777777" w:rsidR="00CB7861" w:rsidRPr="00887811" w:rsidRDefault="00CB7861" w:rsidP="00C5076C">
            <w:pPr>
              <w:rPr>
                <w:rFonts w:ascii="Raleway" w:hAnsi="Raleway" w:cstheme="minorHAnsi"/>
                <w:i/>
                <w:iCs/>
                <w:color w:val="3C3C3C"/>
              </w:rPr>
            </w:pPr>
          </w:p>
        </w:tc>
        <w:tc>
          <w:tcPr>
            <w:tcW w:w="4626" w:type="dxa"/>
          </w:tcPr>
          <w:p w14:paraId="49F2BF89" w14:textId="77777777" w:rsidR="00CB7861" w:rsidRPr="00887811" w:rsidRDefault="00CB7861" w:rsidP="00C5076C">
            <w:pPr>
              <w:rPr>
                <w:rFonts w:ascii="Raleway" w:hAnsi="Raleway" w:cstheme="minorHAnsi"/>
                <w:i/>
                <w:iCs/>
                <w:color w:val="3C3C3C"/>
              </w:rPr>
            </w:pPr>
          </w:p>
        </w:tc>
      </w:tr>
      <w:tr w:rsidR="00887811" w:rsidRPr="00887811" w14:paraId="0FAB56D4" w14:textId="77777777" w:rsidTr="00036412">
        <w:tc>
          <w:tcPr>
            <w:tcW w:w="846" w:type="dxa"/>
          </w:tcPr>
          <w:p w14:paraId="3CDCD4AD" w14:textId="77777777" w:rsidR="00CB7861" w:rsidRPr="00887811" w:rsidRDefault="00CB7861" w:rsidP="00C5076C">
            <w:pPr>
              <w:rPr>
                <w:rFonts w:ascii="Raleway" w:hAnsi="Raleway" w:cstheme="minorHAnsi"/>
                <w:i/>
                <w:iCs/>
                <w:color w:val="3C3C3C"/>
              </w:rPr>
            </w:pPr>
          </w:p>
        </w:tc>
        <w:tc>
          <w:tcPr>
            <w:tcW w:w="1984" w:type="dxa"/>
          </w:tcPr>
          <w:p w14:paraId="7ED7C118" w14:textId="77777777" w:rsidR="00CB7861" w:rsidRPr="00887811" w:rsidRDefault="00CB7861" w:rsidP="00C5076C">
            <w:pPr>
              <w:rPr>
                <w:rFonts w:ascii="Raleway" w:hAnsi="Raleway" w:cstheme="minorHAnsi"/>
                <w:i/>
                <w:iCs/>
                <w:color w:val="3C3C3C"/>
              </w:rPr>
            </w:pPr>
          </w:p>
        </w:tc>
        <w:tc>
          <w:tcPr>
            <w:tcW w:w="1560" w:type="dxa"/>
          </w:tcPr>
          <w:p w14:paraId="3617A42A" w14:textId="77777777" w:rsidR="00CB7861" w:rsidRPr="00887811" w:rsidRDefault="00CB7861" w:rsidP="00C5076C">
            <w:pPr>
              <w:rPr>
                <w:rFonts w:ascii="Raleway" w:hAnsi="Raleway" w:cstheme="minorHAnsi"/>
                <w:i/>
                <w:iCs/>
                <w:color w:val="3C3C3C"/>
              </w:rPr>
            </w:pPr>
          </w:p>
        </w:tc>
        <w:tc>
          <w:tcPr>
            <w:tcW w:w="4626" w:type="dxa"/>
          </w:tcPr>
          <w:p w14:paraId="4401AF35" w14:textId="77777777" w:rsidR="00CB7861" w:rsidRPr="00887811" w:rsidRDefault="00CB7861" w:rsidP="00C5076C">
            <w:pPr>
              <w:rPr>
                <w:rFonts w:ascii="Raleway" w:hAnsi="Raleway" w:cstheme="minorHAnsi"/>
                <w:i/>
                <w:iCs/>
                <w:color w:val="3C3C3C"/>
              </w:rPr>
            </w:pPr>
          </w:p>
        </w:tc>
      </w:tr>
      <w:tr w:rsidR="00887811" w:rsidRPr="00887811" w14:paraId="5A933978" w14:textId="77777777" w:rsidTr="00036412">
        <w:tc>
          <w:tcPr>
            <w:tcW w:w="846" w:type="dxa"/>
          </w:tcPr>
          <w:p w14:paraId="712C394B" w14:textId="77777777" w:rsidR="00CB7861" w:rsidRPr="00887811" w:rsidRDefault="00CB7861" w:rsidP="00C5076C">
            <w:pPr>
              <w:rPr>
                <w:rFonts w:ascii="Raleway" w:hAnsi="Raleway" w:cstheme="minorHAnsi"/>
                <w:i/>
                <w:iCs/>
                <w:color w:val="3C3C3C"/>
              </w:rPr>
            </w:pPr>
          </w:p>
        </w:tc>
        <w:tc>
          <w:tcPr>
            <w:tcW w:w="1984" w:type="dxa"/>
          </w:tcPr>
          <w:p w14:paraId="489EE8C8" w14:textId="77777777" w:rsidR="00CB7861" w:rsidRPr="00887811" w:rsidRDefault="00CB7861" w:rsidP="00C5076C">
            <w:pPr>
              <w:rPr>
                <w:rFonts w:ascii="Raleway" w:hAnsi="Raleway" w:cstheme="minorHAnsi"/>
                <w:i/>
                <w:iCs/>
                <w:color w:val="3C3C3C"/>
              </w:rPr>
            </w:pPr>
          </w:p>
        </w:tc>
        <w:tc>
          <w:tcPr>
            <w:tcW w:w="1560" w:type="dxa"/>
          </w:tcPr>
          <w:p w14:paraId="13552849" w14:textId="77777777" w:rsidR="00CB7861" w:rsidRPr="00887811" w:rsidRDefault="00CB7861" w:rsidP="00C5076C">
            <w:pPr>
              <w:rPr>
                <w:rFonts w:ascii="Raleway" w:hAnsi="Raleway" w:cstheme="minorHAnsi"/>
                <w:i/>
                <w:iCs/>
                <w:color w:val="3C3C3C"/>
              </w:rPr>
            </w:pPr>
          </w:p>
        </w:tc>
        <w:tc>
          <w:tcPr>
            <w:tcW w:w="4626" w:type="dxa"/>
          </w:tcPr>
          <w:p w14:paraId="44F73403" w14:textId="77777777" w:rsidR="00CB7861" w:rsidRPr="00887811" w:rsidRDefault="00CB7861" w:rsidP="00C5076C">
            <w:pPr>
              <w:rPr>
                <w:rFonts w:ascii="Raleway" w:hAnsi="Raleway" w:cstheme="minorHAnsi"/>
                <w:i/>
                <w:iCs/>
                <w:color w:val="3C3C3C"/>
              </w:rPr>
            </w:pPr>
          </w:p>
        </w:tc>
      </w:tr>
      <w:tr w:rsidR="00887811" w:rsidRPr="00887811" w14:paraId="37BCDC3C" w14:textId="77777777" w:rsidTr="00036412">
        <w:tc>
          <w:tcPr>
            <w:tcW w:w="846" w:type="dxa"/>
          </w:tcPr>
          <w:p w14:paraId="5FE8F883" w14:textId="37A0B69C" w:rsidR="00EE3967" w:rsidRPr="00F734B0" w:rsidRDefault="00EE3967" w:rsidP="00C5076C">
            <w:pPr>
              <w:rPr>
                <w:rFonts w:ascii="Raleway" w:hAnsi="Raleway" w:cstheme="minorHAnsi"/>
                <w:color w:val="3C3C3C"/>
                <w:highlight w:val="lightGray"/>
              </w:rPr>
            </w:pPr>
          </w:p>
        </w:tc>
        <w:tc>
          <w:tcPr>
            <w:tcW w:w="1984" w:type="dxa"/>
          </w:tcPr>
          <w:p w14:paraId="0792B0CE" w14:textId="413FF9C2" w:rsidR="00EE3967" w:rsidRPr="00F734B0" w:rsidRDefault="00EE3967" w:rsidP="00C5076C">
            <w:pPr>
              <w:rPr>
                <w:rFonts w:ascii="Raleway" w:hAnsi="Raleway" w:cstheme="minorHAnsi"/>
                <w:color w:val="3C3C3C"/>
                <w:highlight w:val="lightGray"/>
              </w:rPr>
            </w:pPr>
          </w:p>
        </w:tc>
        <w:tc>
          <w:tcPr>
            <w:tcW w:w="1560" w:type="dxa"/>
          </w:tcPr>
          <w:p w14:paraId="219581F0" w14:textId="77777777" w:rsidR="00EE3967" w:rsidRPr="00F734B0" w:rsidRDefault="00EE3967" w:rsidP="00C5076C">
            <w:pPr>
              <w:rPr>
                <w:rFonts w:ascii="Raleway" w:hAnsi="Raleway" w:cstheme="minorHAnsi"/>
                <w:color w:val="3C3C3C"/>
                <w:highlight w:val="lightGray"/>
              </w:rPr>
            </w:pPr>
          </w:p>
        </w:tc>
        <w:tc>
          <w:tcPr>
            <w:tcW w:w="4626" w:type="dxa"/>
          </w:tcPr>
          <w:p w14:paraId="7FA6A961" w14:textId="004D660D" w:rsidR="00EE3967" w:rsidRPr="00F734B0" w:rsidRDefault="00EE3967" w:rsidP="00C5076C">
            <w:pPr>
              <w:rPr>
                <w:rFonts w:ascii="Raleway" w:hAnsi="Raleway" w:cstheme="minorHAnsi"/>
                <w:color w:val="3C3C3C"/>
                <w:highlight w:val="lightGray"/>
              </w:rPr>
            </w:pPr>
          </w:p>
        </w:tc>
      </w:tr>
    </w:tbl>
    <w:p w14:paraId="03ADAD2B" w14:textId="77777777" w:rsidR="00EE3967" w:rsidRPr="00887811" w:rsidRDefault="00EE3967" w:rsidP="00EE3967">
      <w:pPr>
        <w:rPr>
          <w:rFonts w:ascii="Raleway" w:hAnsi="Raleway" w:cstheme="minorHAnsi"/>
          <w:color w:val="3C3C3C"/>
          <w:sz w:val="24"/>
          <w:szCs w:val="24"/>
        </w:rPr>
      </w:pPr>
    </w:p>
    <w:p w14:paraId="79760148" w14:textId="58AFCF7A" w:rsidR="00EE3967" w:rsidRPr="00ED0628" w:rsidRDefault="00EE3967" w:rsidP="00CB7861">
      <w:pPr>
        <w:pStyle w:val="Geenafstand"/>
        <w:jc w:val="center"/>
        <w:rPr>
          <w:rFonts w:ascii="Raleway" w:hAnsi="Raleway"/>
          <w:b/>
          <w:bCs/>
          <w:color w:val="3C3C3C"/>
          <w:sz w:val="32"/>
          <w:szCs w:val="32"/>
        </w:rPr>
      </w:pPr>
      <w:bookmarkStart w:id="3" w:name="_Toc84186314"/>
      <w:r w:rsidRPr="00ED0628">
        <w:rPr>
          <w:rFonts w:ascii="Raleway" w:hAnsi="Raleway"/>
          <w:b/>
          <w:bCs/>
          <w:color w:val="3C3C3C"/>
          <w:sz w:val="32"/>
          <w:szCs w:val="32"/>
        </w:rPr>
        <w:t>Distributie</w:t>
      </w:r>
      <w:bookmarkEnd w:id="3"/>
    </w:p>
    <w:p w14:paraId="752DC1D6" w14:textId="77777777" w:rsidR="00CB7861" w:rsidRPr="00CB7861" w:rsidRDefault="00CB7861" w:rsidP="00CB7861">
      <w:pPr>
        <w:pStyle w:val="Geenafstand"/>
        <w:jc w:val="center"/>
        <w:rPr>
          <w:rFonts w:ascii="Raleway" w:hAnsi="Raleway"/>
          <w:b/>
          <w:bCs/>
          <w:sz w:val="28"/>
          <w:szCs w:val="28"/>
        </w:rPr>
      </w:pPr>
    </w:p>
    <w:tbl>
      <w:tblPr>
        <w:tblStyle w:val="Tabelraster"/>
        <w:tblW w:w="0" w:type="auto"/>
        <w:tblLook w:val="04A0" w:firstRow="1" w:lastRow="0" w:firstColumn="1" w:lastColumn="0" w:noHBand="0" w:noVBand="1"/>
      </w:tblPr>
      <w:tblGrid>
        <w:gridCol w:w="939"/>
        <w:gridCol w:w="2119"/>
        <w:gridCol w:w="1274"/>
        <w:gridCol w:w="4730"/>
      </w:tblGrid>
      <w:tr w:rsidR="00EE3967" w:rsidRPr="00F72224" w14:paraId="49361288" w14:textId="77777777" w:rsidTr="00887811">
        <w:tc>
          <w:tcPr>
            <w:tcW w:w="846" w:type="dxa"/>
            <w:shd w:val="clear" w:color="auto" w:fill="00555C"/>
          </w:tcPr>
          <w:p w14:paraId="3F1C2D5A" w14:textId="77777777" w:rsidR="00EE3967" w:rsidRPr="00887811" w:rsidRDefault="00EE3967" w:rsidP="00C5076C">
            <w:pPr>
              <w:rPr>
                <w:rFonts w:ascii="Raleway" w:hAnsi="Raleway" w:cstheme="minorHAnsi"/>
                <w:b/>
                <w:bCs/>
                <w:color w:val="FFF166"/>
                <w:sz w:val="24"/>
                <w:szCs w:val="24"/>
              </w:rPr>
            </w:pPr>
            <w:r w:rsidRPr="00887811">
              <w:rPr>
                <w:rFonts w:ascii="Raleway" w:hAnsi="Raleway" w:cstheme="minorHAnsi"/>
                <w:b/>
                <w:bCs/>
                <w:color w:val="FFF166"/>
                <w:sz w:val="24"/>
                <w:szCs w:val="24"/>
              </w:rPr>
              <w:t xml:space="preserve">Versie </w:t>
            </w:r>
          </w:p>
        </w:tc>
        <w:tc>
          <w:tcPr>
            <w:tcW w:w="2126" w:type="dxa"/>
            <w:shd w:val="clear" w:color="auto" w:fill="00555C"/>
          </w:tcPr>
          <w:p w14:paraId="3704BBD3" w14:textId="77777777" w:rsidR="00EE3967" w:rsidRPr="00887811" w:rsidRDefault="00EE3967" w:rsidP="00C5076C">
            <w:pPr>
              <w:rPr>
                <w:rFonts w:ascii="Raleway" w:hAnsi="Raleway" w:cstheme="minorHAnsi"/>
                <w:b/>
                <w:bCs/>
                <w:color w:val="FFF166"/>
                <w:sz w:val="24"/>
                <w:szCs w:val="24"/>
              </w:rPr>
            </w:pPr>
            <w:r w:rsidRPr="00887811">
              <w:rPr>
                <w:rFonts w:ascii="Raleway" w:hAnsi="Raleway" w:cstheme="minorHAnsi"/>
                <w:b/>
                <w:bCs/>
                <w:color w:val="FFF166"/>
                <w:sz w:val="24"/>
                <w:szCs w:val="24"/>
              </w:rPr>
              <w:t>Datum verzending</w:t>
            </w:r>
          </w:p>
        </w:tc>
        <w:tc>
          <w:tcPr>
            <w:tcW w:w="1276" w:type="dxa"/>
            <w:shd w:val="clear" w:color="auto" w:fill="00555C"/>
          </w:tcPr>
          <w:p w14:paraId="4BA6573B" w14:textId="77777777" w:rsidR="00EE3967" w:rsidRPr="00887811" w:rsidRDefault="00EE3967" w:rsidP="00C5076C">
            <w:pPr>
              <w:rPr>
                <w:rFonts w:ascii="Raleway" w:hAnsi="Raleway" w:cstheme="minorHAnsi"/>
                <w:b/>
                <w:bCs/>
                <w:color w:val="FFF166"/>
                <w:sz w:val="24"/>
                <w:szCs w:val="24"/>
              </w:rPr>
            </w:pPr>
            <w:r w:rsidRPr="00887811">
              <w:rPr>
                <w:rFonts w:ascii="Raleway" w:hAnsi="Raleway" w:cstheme="minorHAnsi"/>
                <w:b/>
                <w:bCs/>
                <w:color w:val="FFF166"/>
                <w:sz w:val="24"/>
                <w:szCs w:val="24"/>
              </w:rPr>
              <w:t>Naam</w:t>
            </w:r>
          </w:p>
        </w:tc>
        <w:tc>
          <w:tcPr>
            <w:tcW w:w="4768" w:type="dxa"/>
            <w:shd w:val="clear" w:color="auto" w:fill="00555C"/>
          </w:tcPr>
          <w:p w14:paraId="476D5A82" w14:textId="77777777" w:rsidR="00EE3967" w:rsidRPr="00887811" w:rsidRDefault="00EE3967" w:rsidP="00C5076C">
            <w:pPr>
              <w:rPr>
                <w:rFonts w:ascii="Raleway" w:hAnsi="Raleway" w:cstheme="minorHAnsi"/>
                <w:b/>
                <w:bCs/>
                <w:color w:val="FFF166"/>
                <w:sz w:val="24"/>
                <w:szCs w:val="24"/>
              </w:rPr>
            </w:pPr>
            <w:r w:rsidRPr="00887811">
              <w:rPr>
                <w:rFonts w:ascii="Raleway" w:hAnsi="Raleway" w:cstheme="minorHAnsi"/>
                <w:b/>
                <w:bCs/>
                <w:color w:val="FFF166"/>
                <w:sz w:val="24"/>
                <w:szCs w:val="24"/>
              </w:rPr>
              <w:t>Feedback</w:t>
            </w:r>
          </w:p>
        </w:tc>
      </w:tr>
      <w:tr w:rsidR="00EE3967" w:rsidRPr="00F72224" w14:paraId="353CF86E" w14:textId="77777777" w:rsidTr="00036412">
        <w:tc>
          <w:tcPr>
            <w:tcW w:w="846" w:type="dxa"/>
          </w:tcPr>
          <w:p w14:paraId="3A71B510" w14:textId="5B4BB2F6" w:rsidR="00EE3967" w:rsidRPr="00887811" w:rsidRDefault="00EE3967" w:rsidP="00C5076C">
            <w:pPr>
              <w:rPr>
                <w:rFonts w:ascii="Raleway" w:hAnsi="Raleway" w:cstheme="minorHAnsi"/>
                <w:i/>
                <w:iCs/>
                <w:color w:val="3C3C3C"/>
              </w:rPr>
            </w:pPr>
            <w:r w:rsidRPr="00887811">
              <w:rPr>
                <w:rFonts w:ascii="Raleway" w:hAnsi="Raleway" w:cstheme="minorHAnsi"/>
                <w:i/>
                <w:iCs/>
                <w:color w:val="3C3C3C"/>
              </w:rPr>
              <w:t>0.1.</w:t>
            </w:r>
          </w:p>
        </w:tc>
        <w:tc>
          <w:tcPr>
            <w:tcW w:w="2126" w:type="dxa"/>
          </w:tcPr>
          <w:p w14:paraId="373BEF7E" w14:textId="4EC5FF31" w:rsidR="00EE3967" w:rsidRPr="00887811" w:rsidRDefault="002B78C2" w:rsidP="00C5076C">
            <w:pPr>
              <w:rPr>
                <w:rFonts w:ascii="Raleway" w:hAnsi="Raleway" w:cstheme="minorHAnsi"/>
                <w:i/>
                <w:iCs/>
                <w:color w:val="3C3C3C"/>
              </w:rPr>
            </w:pPr>
            <w:r>
              <w:rPr>
                <w:rFonts w:ascii="Raleway" w:hAnsi="Raleway" w:cstheme="minorHAnsi"/>
                <w:i/>
                <w:iCs/>
                <w:color w:val="3C3C3C"/>
              </w:rPr>
              <w:t>18</w:t>
            </w:r>
            <w:r w:rsidR="00EE3967" w:rsidRPr="00887811">
              <w:rPr>
                <w:rFonts w:ascii="Raleway" w:hAnsi="Raleway" w:cstheme="minorHAnsi"/>
                <w:i/>
                <w:iCs/>
                <w:color w:val="3C3C3C"/>
              </w:rPr>
              <w:t>-1</w:t>
            </w:r>
            <w:r>
              <w:rPr>
                <w:rFonts w:ascii="Raleway" w:hAnsi="Raleway" w:cstheme="minorHAnsi"/>
                <w:i/>
                <w:iCs/>
                <w:color w:val="3C3C3C"/>
              </w:rPr>
              <w:t>2</w:t>
            </w:r>
            <w:r w:rsidR="00EE3967" w:rsidRPr="00887811">
              <w:rPr>
                <w:rFonts w:ascii="Raleway" w:hAnsi="Raleway" w:cstheme="minorHAnsi"/>
                <w:i/>
                <w:iCs/>
                <w:color w:val="3C3C3C"/>
              </w:rPr>
              <w:t>-202</w:t>
            </w:r>
            <w:r>
              <w:rPr>
                <w:rFonts w:ascii="Raleway" w:hAnsi="Raleway" w:cstheme="minorHAnsi"/>
                <w:i/>
                <w:iCs/>
                <w:color w:val="3C3C3C"/>
              </w:rPr>
              <w:t>3</w:t>
            </w:r>
          </w:p>
        </w:tc>
        <w:tc>
          <w:tcPr>
            <w:tcW w:w="1276" w:type="dxa"/>
          </w:tcPr>
          <w:p w14:paraId="115F95F5" w14:textId="1682C762" w:rsidR="00EE3967" w:rsidRPr="00887811" w:rsidRDefault="002B78C2" w:rsidP="00C5076C">
            <w:pPr>
              <w:rPr>
                <w:rFonts w:ascii="Raleway" w:hAnsi="Raleway" w:cstheme="minorHAnsi"/>
                <w:i/>
                <w:iCs/>
                <w:color w:val="3C3C3C"/>
              </w:rPr>
            </w:pPr>
            <w:r>
              <w:rPr>
                <w:rFonts w:ascii="Raleway" w:hAnsi="Raleway" w:cstheme="minorHAnsi"/>
                <w:i/>
                <w:iCs/>
                <w:color w:val="3C3C3C"/>
              </w:rPr>
              <w:t>Wijnberg</w:t>
            </w:r>
          </w:p>
        </w:tc>
        <w:tc>
          <w:tcPr>
            <w:tcW w:w="4768" w:type="dxa"/>
          </w:tcPr>
          <w:p w14:paraId="1B08A209" w14:textId="00ED0C86" w:rsidR="00EE3967" w:rsidRPr="00887811" w:rsidRDefault="002B78C2" w:rsidP="00C5076C">
            <w:pPr>
              <w:rPr>
                <w:rFonts w:ascii="Raleway" w:hAnsi="Raleway" w:cstheme="minorHAnsi"/>
                <w:i/>
                <w:iCs/>
                <w:color w:val="3C3C3C"/>
              </w:rPr>
            </w:pPr>
            <w:r>
              <w:rPr>
                <w:rFonts w:ascii="Raleway" w:hAnsi="Raleway" w:cstheme="minorHAnsi"/>
                <w:i/>
                <w:iCs/>
                <w:color w:val="3C3C3C"/>
              </w:rPr>
              <w:t>WebApp en App moet aan elkaar lijken</w:t>
            </w:r>
          </w:p>
        </w:tc>
      </w:tr>
      <w:tr w:rsidR="00EE3967" w:rsidRPr="00F72224" w14:paraId="618FEFA3" w14:textId="77777777" w:rsidTr="00036412">
        <w:tc>
          <w:tcPr>
            <w:tcW w:w="846" w:type="dxa"/>
          </w:tcPr>
          <w:p w14:paraId="7F136089" w14:textId="7793F968" w:rsidR="00EE3967" w:rsidRPr="00887811" w:rsidRDefault="002B78C2" w:rsidP="00C5076C">
            <w:pPr>
              <w:rPr>
                <w:rFonts w:ascii="Raleway" w:hAnsi="Raleway" w:cstheme="minorHAnsi"/>
                <w:i/>
                <w:iCs/>
                <w:color w:val="3C3C3C"/>
              </w:rPr>
            </w:pPr>
            <w:r>
              <w:rPr>
                <w:rFonts w:ascii="Raleway" w:hAnsi="Raleway" w:cstheme="minorHAnsi"/>
                <w:i/>
                <w:iCs/>
                <w:color w:val="3C3C3C"/>
              </w:rPr>
              <w:t>0.1</w:t>
            </w:r>
          </w:p>
        </w:tc>
        <w:tc>
          <w:tcPr>
            <w:tcW w:w="2126" w:type="dxa"/>
          </w:tcPr>
          <w:p w14:paraId="256B5A0A" w14:textId="57C9C231" w:rsidR="00EE3967" w:rsidRPr="00887811" w:rsidRDefault="002B78C2" w:rsidP="00C5076C">
            <w:pPr>
              <w:rPr>
                <w:rFonts w:ascii="Raleway" w:hAnsi="Raleway" w:cstheme="minorHAnsi"/>
                <w:i/>
                <w:iCs/>
                <w:color w:val="3C3C3C"/>
              </w:rPr>
            </w:pPr>
            <w:r>
              <w:rPr>
                <w:rFonts w:ascii="Raleway" w:hAnsi="Raleway" w:cstheme="minorHAnsi"/>
                <w:i/>
                <w:iCs/>
                <w:color w:val="3C3C3C"/>
              </w:rPr>
              <w:t>20-01-2024</w:t>
            </w:r>
          </w:p>
        </w:tc>
        <w:tc>
          <w:tcPr>
            <w:tcW w:w="1276" w:type="dxa"/>
          </w:tcPr>
          <w:p w14:paraId="2269E543" w14:textId="2B05B035" w:rsidR="00EE3967" w:rsidRPr="00887811" w:rsidRDefault="002B78C2" w:rsidP="00C5076C">
            <w:pPr>
              <w:rPr>
                <w:rFonts w:ascii="Raleway" w:hAnsi="Raleway" w:cstheme="minorHAnsi"/>
                <w:i/>
                <w:iCs/>
                <w:color w:val="3C3C3C"/>
              </w:rPr>
            </w:pPr>
            <w:r>
              <w:rPr>
                <w:rFonts w:ascii="Raleway" w:hAnsi="Raleway" w:cstheme="minorHAnsi"/>
                <w:i/>
                <w:iCs/>
                <w:color w:val="3C3C3C"/>
              </w:rPr>
              <w:t>Wijnberg</w:t>
            </w:r>
          </w:p>
        </w:tc>
        <w:tc>
          <w:tcPr>
            <w:tcW w:w="4768" w:type="dxa"/>
          </w:tcPr>
          <w:p w14:paraId="538CF496" w14:textId="1FC45DB6" w:rsidR="00EE3967" w:rsidRPr="00887811" w:rsidRDefault="002B78C2" w:rsidP="00C5076C">
            <w:pPr>
              <w:rPr>
                <w:rFonts w:ascii="Raleway" w:hAnsi="Raleway" w:cstheme="minorHAnsi"/>
                <w:i/>
                <w:iCs/>
                <w:color w:val="3C3C3C"/>
              </w:rPr>
            </w:pPr>
            <w:r>
              <w:rPr>
                <w:rFonts w:ascii="Raleway" w:hAnsi="Raleway" w:cstheme="minorHAnsi"/>
                <w:i/>
                <w:iCs/>
                <w:color w:val="3C3C3C"/>
              </w:rPr>
              <w:t>App Scrollbars zijn lelijk</w:t>
            </w:r>
          </w:p>
        </w:tc>
      </w:tr>
      <w:tr w:rsidR="00CB7861" w:rsidRPr="00F72224" w14:paraId="09CD98E8" w14:textId="77777777" w:rsidTr="00036412">
        <w:tc>
          <w:tcPr>
            <w:tcW w:w="846" w:type="dxa"/>
          </w:tcPr>
          <w:p w14:paraId="7335E823" w14:textId="79AD4BB6" w:rsidR="00CB7861" w:rsidRPr="00887811" w:rsidRDefault="002B78C2" w:rsidP="00C5076C">
            <w:pPr>
              <w:rPr>
                <w:rFonts w:ascii="Raleway" w:hAnsi="Raleway" w:cstheme="minorHAnsi"/>
                <w:i/>
                <w:iCs/>
                <w:color w:val="3C3C3C"/>
              </w:rPr>
            </w:pPr>
            <w:r>
              <w:rPr>
                <w:rFonts w:ascii="Raleway" w:hAnsi="Raleway" w:cstheme="minorHAnsi"/>
                <w:i/>
                <w:iCs/>
                <w:color w:val="3C3C3C"/>
              </w:rPr>
              <w:t>0.2.1</w:t>
            </w:r>
          </w:p>
        </w:tc>
        <w:tc>
          <w:tcPr>
            <w:tcW w:w="2126" w:type="dxa"/>
          </w:tcPr>
          <w:p w14:paraId="7617868A" w14:textId="62593CAE" w:rsidR="00CB7861" w:rsidRPr="00887811" w:rsidRDefault="002B78C2" w:rsidP="00C5076C">
            <w:pPr>
              <w:rPr>
                <w:rFonts w:ascii="Raleway" w:hAnsi="Raleway" w:cstheme="minorHAnsi"/>
                <w:i/>
                <w:iCs/>
                <w:color w:val="3C3C3C"/>
              </w:rPr>
            </w:pPr>
            <w:r>
              <w:rPr>
                <w:rFonts w:ascii="Raleway" w:hAnsi="Raleway" w:cstheme="minorHAnsi"/>
                <w:i/>
                <w:iCs/>
                <w:color w:val="3C3C3C"/>
              </w:rPr>
              <w:t>14-03-2024</w:t>
            </w:r>
          </w:p>
        </w:tc>
        <w:tc>
          <w:tcPr>
            <w:tcW w:w="1276" w:type="dxa"/>
          </w:tcPr>
          <w:p w14:paraId="7F9157D6" w14:textId="3AFAAACB" w:rsidR="00CB7861" w:rsidRPr="00887811" w:rsidRDefault="002B78C2" w:rsidP="00C5076C">
            <w:pPr>
              <w:rPr>
                <w:rFonts w:ascii="Raleway" w:hAnsi="Raleway" w:cstheme="minorHAnsi"/>
                <w:i/>
                <w:iCs/>
                <w:color w:val="3C3C3C"/>
              </w:rPr>
            </w:pPr>
            <w:r>
              <w:rPr>
                <w:rFonts w:ascii="Raleway" w:hAnsi="Raleway" w:cstheme="minorHAnsi"/>
                <w:i/>
                <w:iCs/>
                <w:color w:val="3C3C3C"/>
              </w:rPr>
              <w:t>Lasse</w:t>
            </w:r>
          </w:p>
        </w:tc>
        <w:tc>
          <w:tcPr>
            <w:tcW w:w="4768" w:type="dxa"/>
          </w:tcPr>
          <w:p w14:paraId="05E3A8C1" w14:textId="259DE5A0" w:rsidR="00CB7861" w:rsidRPr="00887811" w:rsidRDefault="002B78C2" w:rsidP="00C5076C">
            <w:pPr>
              <w:rPr>
                <w:rFonts w:ascii="Raleway" w:hAnsi="Raleway" w:cstheme="minorHAnsi"/>
                <w:i/>
                <w:iCs/>
                <w:color w:val="3C3C3C"/>
              </w:rPr>
            </w:pPr>
            <w:r>
              <w:rPr>
                <w:rFonts w:ascii="Raleway" w:hAnsi="Raleway" w:cstheme="minorHAnsi"/>
                <w:i/>
                <w:iCs/>
                <w:color w:val="3C3C3C"/>
              </w:rPr>
              <w:t>Structuur van vragen (Mobile) kan Simp</w:t>
            </w:r>
            <w:ins w:id="4" w:author="Tamara Rouette / PVO Limburg" w:date="2024-04-24T22:06:00Z">
              <w:r w:rsidR="000C34B8">
                <w:rPr>
                  <w:rFonts w:ascii="Raleway" w:hAnsi="Raleway" w:cstheme="minorHAnsi"/>
                  <w:i/>
                  <w:iCs/>
                  <w:color w:val="3C3C3C"/>
                </w:rPr>
                <w:t>e</w:t>
              </w:r>
            </w:ins>
            <w:r>
              <w:rPr>
                <w:rFonts w:ascii="Raleway" w:hAnsi="Raleway" w:cstheme="minorHAnsi"/>
                <w:i/>
                <w:iCs/>
                <w:color w:val="3C3C3C"/>
              </w:rPr>
              <w:t>ler zijn</w:t>
            </w:r>
          </w:p>
        </w:tc>
      </w:tr>
      <w:tr w:rsidR="00CB7861" w:rsidRPr="00F72224" w14:paraId="03EEE1EA" w14:textId="77777777" w:rsidTr="00036412">
        <w:tc>
          <w:tcPr>
            <w:tcW w:w="846" w:type="dxa"/>
          </w:tcPr>
          <w:p w14:paraId="065144D2" w14:textId="77777777" w:rsidR="00CB7861" w:rsidRPr="00887811" w:rsidRDefault="00CB7861" w:rsidP="00C5076C">
            <w:pPr>
              <w:rPr>
                <w:rFonts w:ascii="Raleway" w:hAnsi="Raleway" w:cstheme="minorHAnsi"/>
                <w:i/>
                <w:iCs/>
                <w:color w:val="3C3C3C"/>
              </w:rPr>
            </w:pPr>
          </w:p>
        </w:tc>
        <w:tc>
          <w:tcPr>
            <w:tcW w:w="2126" w:type="dxa"/>
          </w:tcPr>
          <w:p w14:paraId="76C9EE73" w14:textId="77777777" w:rsidR="00CB7861" w:rsidRPr="00887811" w:rsidRDefault="00CB7861" w:rsidP="00C5076C">
            <w:pPr>
              <w:rPr>
                <w:rFonts w:ascii="Raleway" w:hAnsi="Raleway" w:cstheme="minorHAnsi"/>
                <w:i/>
                <w:iCs/>
                <w:color w:val="3C3C3C"/>
              </w:rPr>
            </w:pPr>
          </w:p>
        </w:tc>
        <w:tc>
          <w:tcPr>
            <w:tcW w:w="1276" w:type="dxa"/>
          </w:tcPr>
          <w:p w14:paraId="3BCD9A87" w14:textId="77777777" w:rsidR="00CB7861" w:rsidRPr="00887811" w:rsidRDefault="00CB7861" w:rsidP="00C5076C">
            <w:pPr>
              <w:rPr>
                <w:rFonts w:ascii="Raleway" w:hAnsi="Raleway" w:cstheme="minorHAnsi"/>
                <w:i/>
                <w:iCs/>
                <w:color w:val="3C3C3C"/>
              </w:rPr>
            </w:pPr>
          </w:p>
        </w:tc>
        <w:tc>
          <w:tcPr>
            <w:tcW w:w="4768" w:type="dxa"/>
          </w:tcPr>
          <w:p w14:paraId="59AE047C" w14:textId="77777777" w:rsidR="00CB7861" w:rsidRPr="00887811" w:rsidRDefault="00CB7861" w:rsidP="00C5076C">
            <w:pPr>
              <w:rPr>
                <w:rFonts w:ascii="Raleway" w:hAnsi="Raleway" w:cstheme="minorHAnsi"/>
                <w:i/>
                <w:iCs/>
                <w:color w:val="3C3C3C"/>
              </w:rPr>
            </w:pPr>
          </w:p>
        </w:tc>
      </w:tr>
      <w:tr w:rsidR="00CB7861" w:rsidRPr="00F72224" w14:paraId="2A8D543E" w14:textId="77777777" w:rsidTr="00036412">
        <w:tc>
          <w:tcPr>
            <w:tcW w:w="846" w:type="dxa"/>
          </w:tcPr>
          <w:p w14:paraId="1A222603" w14:textId="77777777" w:rsidR="00CB7861" w:rsidRPr="00887811" w:rsidRDefault="00CB7861" w:rsidP="00C5076C">
            <w:pPr>
              <w:rPr>
                <w:rFonts w:ascii="Raleway" w:hAnsi="Raleway" w:cstheme="minorHAnsi"/>
                <w:i/>
                <w:iCs/>
                <w:color w:val="3C3C3C"/>
              </w:rPr>
            </w:pPr>
          </w:p>
        </w:tc>
        <w:tc>
          <w:tcPr>
            <w:tcW w:w="2126" w:type="dxa"/>
          </w:tcPr>
          <w:p w14:paraId="2B18F82A" w14:textId="77777777" w:rsidR="00CB7861" w:rsidRPr="00887811" w:rsidRDefault="00CB7861" w:rsidP="00C5076C">
            <w:pPr>
              <w:rPr>
                <w:rFonts w:ascii="Raleway" w:hAnsi="Raleway" w:cstheme="minorHAnsi"/>
                <w:i/>
                <w:iCs/>
                <w:color w:val="3C3C3C"/>
              </w:rPr>
            </w:pPr>
          </w:p>
        </w:tc>
        <w:tc>
          <w:tcPr>
            <w:tcW w:w="1276" w:type="dxa"/>
          </w:tcPr>
          <w:p w14:paraId="77F52A23" w14:textId="77777777" w:rsidR="00CB7861" w:rsidRPr="00887811" w:rsidRDefault="00CB7861" w:rsidP="00C5076C">
            <w:pPr>
              <w:rPr>
                <w:rFonts w:ascii="Raleway" w:hAnsi="Raleway" w:cstheme="minorHAnsi"/>
                <w:i/>
                <w:iCs/>
                <w:color w:val="3C3C3C"/>
              </w:rPr>
            </w:pPr>
          </w:p>
        </w:tc>
        <w:tc>
          <w:tcPr>
            <w:tcW w:w="4768" w:type="dxa"/>
          </w:tcPr>
          <w:p w14:paraId="135E7A7A" w14:textId="77777777" w:rsidR="00CB7861" w:rsidRPr="00887811" w:rsidRDefault="00CB7861" w:rsidP="00C5076C">
            <w:pPr>
              <w:rPr>
                <w:rFonts w:ascii="Raleway" w:hAnsi="Raleway" w:cstheme="minorHAnsi"/>
                <w:i/>
                <w:iCs/>
                <w:color w:val="3C3C3C"/>
              </w:rPr>
            </w:pPr>
          </w:p>
        </w:tc>
      </w:tr>
      <w:tr w:rsidR="00CB7861" w:rsidRPr="00F72224" w14:paraId="227F443A" w14:textId="77777777" w:rsidTr="00036412">
        <w:tc>
          <w:tcPr>
            <w:tcW w:w="846" w:type="dxa"/>
          </w:tcPr>
          <w:p w14:paraId="4929C623" w14:textId="77777777" w:rsidR="00CB7861" w:rsidRPr="00887811" w:rsidRDefault="00CB7861" w:rsidP="00C5076C">
            <w:pPr>
              <w:rPr>
                <w:rFonts w:ascii="Raleway" w:hAnsi="Raleway" w:cstheme="minorHAnsi"/>
                <w:i/>
                <w:iCs/>
                <w:color w:val="3C3C3C"/>
              </w:rPr>
            </w:pPr>
          </w:p>
        </w:tc>
        <w:tc>
          <w:tcPr>
            <w:tcW w:w="2126" w:type="dxa"/>
          </w:tcPr>
          <w:p w14:paraId="62A2F7B7" w14:textId="77777777" w:rsidR="00CB7861" w:rsidRPr="00887811" w:rsidRDefault="00CB7861" w:rsidP="00C5076C">
            <w:pPr>
              <w:rPr>
                <w:rFonts w:ascii="Raleway" w:hAnsi="Raleway" w:cstheme="minorHAnsi"/>
                <w:i/>
                <w:iCs/>
                <w:color w:val="3C3C3C"/>
              </w:rPr>
            </w:pPr>
          </w:p>
        </w:tc>
        <w:tc>
          <w:tcPr>
            <w:tcW w:w="1276" w:type="dxa"/>
          </w:tcPr>
          <w:p w14:paraId="210620DE" w14:textId="77777777" w:rsidR="00CB7861" w:rsidRPr="00887811" w:rsidRDefault="00CB7861" w:rsidP="00C5076C">
            <w:pPr>
              <w:rPr>
                <w:rFonts w:ascii="Raleway" w:hAnsi="Raleway" w:cstheme="minorHAnsi"/>
                <w:i/>
                <w:iCs/>
                <w:color w:val="3C3C3C"/>
              </w:rPr>
            </w:pPr>
          </w:p>
        </w:tc>
        <w:tc>
          <w:tcPr>
            <w:tcW w:w="4768" w:type="dxa"/>
          </w:tcPr>
          <w:p w14:paraId="0327A205" w14:textId="77777777" w:rsidR="00CB7861" w:rsidRPr="00887811" w:rsidRDefault="00CB7861" w:rsidP="00C5076C">
            <w:pPr>
              <w:rPr>
                <w:rFonts w:ascii="Raleway" w:hAnsi="Raleway" w:cstheme="minorHAnsi"/>
                <w:i/>
                <w:iCs/>
                <w:color w:val="3C3C3C"/>
              </w:rPr>
            </w:pPr>
          </w:p>
        </w:tc>
      </w:tr>
      <w:tr w:rsidR="00CB7861" w:rsidRPr="00F72224" w14:paraId="757C9C0A" w14:textId="77777777" w:rsidTr="00036412">
        <w:tc>
          <w:tcPr>
            <w:tcW w:w="846" w:type="dxa"/>
          </w:tcPr>
          <w:p w14:paraId="1C3D055E" w14:textId="77777777" w:rsidR="00CB7861" w:rsidRPr="00887811" w:rsidRDefault="00CB7861" w:rsidP="00C5076C">
            <w:pPr>
              <w:rPr>
                <w:rFonts w:ascii="Raleway" w:hAnsi="Raleway" w:cstheme="minorHAnsi"/>
                <w:i/>
                <w:iCs/>
                <w:color w:val="3C3C3C"/>
              </w:rPr>
            </w:pPr>
          </w:p>
        </w:tc>
        <w:tc>
          <w:tcPr>
            <w:tcW w:w="2126" w:type="dxa"/>
          </w:tcPr>
          <w:p w14:paraId="6C03A4D0" w14:textId="77777777" w:rsidR="00CB7861" w:rsidRPr="00887811" w:rsidRDefault="00CB7861" w:rsidP="00C5076C">
            <w:pPr>
              <w:rPr>
                <w:rFonts w:ascii="Raleway" w:hAnsi="Raleway" w:cstheme="minorHAnsi"/>
                <w:i/>
                <w:iCs/>
                <w:color w:val="3C3C3C"/>
              </w:rPr>
            </w:pPr>
          </w:p>
        </w:tc>
        <w:tc>
          <w:tcPr>
            <w:tcW w:w="1276" w:type="dxa"/>
          </w:tcPr>
          <w:p w14:paraId="62D6AC35" w14:textId="77777777" w:rsidR="00CB7861" w:rsidRPr="00887811" w:rsidRDefault="00CB7861" w:rsidP="00C5076C">
            <w:pPr>
              <w:rPr>
                <w:rFonts w:ascii="Raleway" w:hAnsi="Raleway" w:cstheme="minorHAnsi"/>
                <w:i/>
                <w:iCs/>
                <w:color w:val="3C3C3C"/>
              </w:rPr>
            </w:pPr>
          </w:p>
        </w:tc>
        <w:tc>
          <w:tcPr>
            <w:tcW w:w="4768" w:type="dxa"/>
          </w:tcPr>
          <w:p w14:paraId="609955C7" w14:textId="77777777" w:rsidR="00CB7861" w:rsidRPr="00887811" w:rsidRDefault="00CB7861" w:rsidP="00C5076C">
            <w:pPr>
              <w:rPr>
                <w:rFonts w:ascii="Raleway" w:hAnsi="Raleway" w:cstheme="minorHAnsi"/>
                <w:i/>
                <w:iCs/>
                <w:color w:val="3C3C3C"/>
              </w:rPr>
            </w:pPr>
          </w:p>
        </w:tc>
      </w:tr>
      <w:tr w:rsidR="00EE3967" w:rsidRPr="00F72224" w14:paraId="7A72F68C" w14:textId="77777777" w:rsidTr="00036412">
        <w:tc>
          <w:tcPr>
            <w:tcW w:w="846" w:type="dxa"/>
          </w:tcPr>
          <w:p w14:paraId="69E9358D" w14:textId="77777777" w:rsidR="00EE3967" w:rsidRPr="00887811" w:rsidRDefault="00EE3967" w:rsidP="00C5076C">
            <w:pPr>
              <w:rPr>
                <w:rFonts w:ascii="Raleway" w:hAnsi="Raleway" w:cstheme="minorHAnsi"/>
                <w:color w:val="3C3C3C"/>
              </w:rPr>
            </w:pPr>
          </w:p>
        </w:tc>
        <w:tc>
          <w:tcPr>
            <w:tcW w:w="2126" w:type="dxa"/>
          </w:tcPr>
          <w:p w14:paraId="32B84D4C" w14:textId="77777777" w:rsidR="00EE3967" w:rsidRPr="00887811" w:rsidRDefault="00EE3967" w:rsidP="00C5076C">
            <w:pPr>
              <w:rPr>
                <w:rFonts w:ascii="Raleway" w:hAnsi="Raleway" w:cstheme="minorHAnsi"/>
                <w:color w:val="3C3C3C"/>
              </w:rPr>
            </w:pPr>
          </w:p>
        </w:tc>
        <w:tc>
          <w:tcPr>
            <w:tcW w:w="1276" w:type="dxa"/>
          </w:tcPr>
          <w:p w14:paraId="637A25BD" w14:textId="77777777" w:rsidR="00EE3967" w:rsidRPr="00887811" w:rsidRDefault="00EE3967" w:rsidP="00C5076C">
            <w:pPr>
              <w:rPr>
                <w:rFonts w:ascii="Raleway" w:hAnsi="Raleway" w:cstheme="minorHAnsi"/>
                <w:color w:val="3C3C3C"/>
              </w:rPr>
            </w:pPr>
          </w:p>
        </w:tc>
        <w:tc>
          <w:tcPr>
            <w:tcW w:w="4768" w:type="dxa"/>
          </w:tcPr>
          <w:p w14:paraId="6006A84A" w14:textId="77777777" w:rsidR="00EE3967" w:rsidRPr="00887811" w:rsidRDefault="00EE3967" w:rsidP="00C5076C">
            <w:pPr>
              <w:rPr>
                <w:rFonts w:ascii="Raleway" w:hAnsi="Raleway" w:cstheme="minorHAnsi"/>
                <w:color w:val="3C3C3C"/>
              </w:rPr>
            </w:pPr>
          </w:p>
        </w:tc>
      </w:tr>
      <w:tr w:rsidR="00EE3967" w:rsidRPr="00F72224" w14:paraId="7EE8D030" w14:textId="77777777" w:rsidTr="00036412">
        <w:tc>
          <w:tcPr>
            <w:tcW w:w="846" w:type="dxa"/>
          </w:tcPr>
          <w:p w14:paraId="276946A2" w14:textId="77777777" w:rsidR="00EE3967" w:rsidRPr="00887811" w:rsidRDefault="00EE3967" w:rsidP="00C5076C">
            <w:pPr>
              <w:rPr>
                <w:rFonts w:ascii="Raleway" w:hAnsi="Raleway" w:cstheme="minorHAnsi"/>
                <w:color w:val="3C3C3C"/>
              </w:rPr>
            </w:pPr>
          </w:p>
        </w:tc>
        <w:tc>
          <w:tcPr>
            <w:tcW w:w="2126" w:type="dxa"/>
          </w:tcPr>
          <w:p w14:paraId="0CC76C60" w14:textId="77777777" w:rsidR="00EE3967" w:rsidRPr="00887811" w:rsidRDefault="00EE3967" w:rsidP="00C5076C">
            <w:pPr>
              <w:rPr>
                <w:rFonts w:ascii="Raleway" w:hAnsi="Raleway" w:cstheme="minorHAnsi"/>
                <w:color w:val="3C3C3C"/>
              </w:rPr>
            </w:pPr>
          </w:p>
        </w:tc>
        <w:tc>
          <w:tcPr>
            <w:tcW w:w="1276" w:type="dxa"/>
          </w:tcPr>
          <w:p w14:paraId="59956934" w14:textId="77777777" w:rsidR="00EE3967" w:rsidRPr="00887811" w:rsidRDefault="00EE3967" w:rsidP="00C5076C">
            <w:pPr>
              <w:rPr>
                <w:rFonts w:ascii="Raleway" w:hAnsi="Raleway" w:cstheme="minorHAnsi"/>
                <w:color w:val="3C3C3C"/>
              </w:rPr>
            </w:pPr>
          </w:p>
        </w:tc>
        <w:tc>
          <w:tcPr>
            <w:tcW w:w="4768" w:type="dxa"/>
          </w:tcPr>
          <w:p w14:paraId="53F1D0EC" w14:textId="77777777" w:rsidR="00EE3967" w:rsidRPr="00887811" w:rsidRDefault="00EE3967" w:rsidP="00C5076C">
            <w:pPr>
              <w:rPr>
                <w:rFonts w:ascii="Raleway" w:hAnsi="Raleway" w:cstheme="minorHAnsi"/>
                <w:color w:val="3C3C3C"/>
              </w:rPr>
            </w:pPr>
          </w:p>
        </w:tc>
      </w:tr>
    </w:tbl>
    <w:p w14:paraId="2AA4CEB7" w14:textId="0BE028FC" w:rsidR="00853D11" w:rsidRPr="00F72224" w:rsidRDefault="00853D11" w:rsidP="00853D11">
      <w:pPr>
        <w:rPr>
          <w:rFonts w:ascii="Raleway" w:eastAsiaTheme="majorEastAsia" w:hAnsi="Raleway" w:cstheme="minorHAnsi"/>
          <w:iCs/>
          <w:sz w:val="24"/>
          <w:szCs w:val="24"/>
        </w:rPr>
      </w:pPr>
      <w:bookmarkStart w:id="5" w:name="_Toc482003740"/>
    </w:p>
    <w:p w14:paraId="14423D66" w14:textId="7DC344A5" w:rsidR="00B566B6" w:rsidRPr="00F72224" w:rsidRDefault="00506BD9">
      <w:pPr>
        <w:rPr>
          <w:rFonts w:ascii="Raleway" w:eastAsiaTheme="majorEastAsia" w:hAnsi="Raleway" w:cstheme="majorBidi"/>
          <w:color w:val="F5B2A4"/>
          <w:sz w:val="32"/>
        </w:rPr>
      </w:pPr>
      <w:r>
        <w:rPr>
          <w:noProof/>
        </w:rPr>
        <mc:AlternateContent>
          <mc:Choice Requires="wps">
            <w:drawing>
              <wp:anchor distT="45720" distB="45720" distL="114300" distR="114300" simplePos="0" relativeHeight="251660800" behindDoc="0" locked="0" layoutInCell="1" allowOverlap="1" wp14:anchorId="309A7A64" wp14:editId="2992BF57">
                <wp:simplePos x="0" y="0"/>
                <wp:positionH relativeFrom="column">
                  <wp:posOffset>0</wp:posOffset>
                </wp:positionH>
                <wp:positionV relativeFrom="paragraph">
                  <wp:posOffset>418465</wp:posOffset>
                </wp:positionV>
                <wp:extent cx="2284095" cy="1123315"/>
                <wp:effectExtent l="0" t="0" r="635" b="635"/>
                <wp:wrapSquare wrapText="bothSides"/>
                <wp:docPr id="296595141" name="Tekstvak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4095" cy="1123315"/>
                        </a:xfrm>
                        <a:prstGeom prst="rect">
                          <a:avLst/>
                        </a:prstGeom>
                        <a:solidFill>
                          <a:srgbClr val="FFFFFF"/>
                        </a:solidFill>
                        <a:ln w="9525">
                          <a:solidFill>
                            <a:srgbClr val="000000"/>
                          </a:solidFill>
                          <a:miter lim="800000"/>
                          <a:headEnd/>
                          <a:tailEnd/>
                        </a:ln>
                      </wps:spPr>
                      <wps:txbx>
                        <w:txbxContent>
                          <w:p w14:paraId="3A238E57" w14:textId="2B8CA122" w:rsidR="00036412" w:rsidRPr="00036412" w:rsidRDefault="00036412" w:rsidP="00036412">
                            <w:pPr>
                              <w:rPr>
                                <w:b/>
                                <w:bCs/>
                                <w:color w:val="C00000"/>
                              </w:rPr>
                            </w:pPr>
                            <w:r w:rsidRPr="00036412">
                              <w:rPr>
                                <w:b/>
                                <w:bCs/>
                                <w:color w:val="C00000"/>
                              </w:rPr>
                              <w:t xml:space="preserve">LET OP! Alle info ter uitleg moet worden verwijderd. Alle hoofdstukken die niet van toepassing </w:t>
                            </w:r>
                            <w:r w:rsidR="00521AF5">
                              <w:rPr>
                                <w:b/>
                                <w:bCs/>
                                <w:color w:val="C00000"/>
                              </w:rPr>
                              <w:t xml:space="preserve">zijn </w:t>
                            </w:r>
                            <w:r w:rsidR="00335E34">
                              <w:rPr>
                                <w:b/>
                                <w:bCs/>
                                <w:color w:val="C00000"/>
                              </w:rPr>
                              <w:t>graag verwijderen.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9A7A64" id="Tekstvak 13" o:spid="_x0000_s1027" type="#_x0000_t202" style="position:absolute;margin-left:0;margin-top:32.95pt;width:179.85pt;height:88.45pt;z-index:2516608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">
                <v:textbox>
                  <w:txbxContent>
                    <w:p w14:paraId="3A238E57" w14:textId="2B8CA122" w:rsidR="00036412" w:rsidRPr="00036412" w:rsidRDefault="00036412" w:rsidP="00036412">
                      <w:pPr>
                        <w:rPr>
                          <w:b/>
                          <w:bCs/>
                          <w:color w:val="C00000"/>
                        </w:rPr>
                      </w:pPr>
                      <w:r w:rsidRPr="00036412">
                        <w:rPr>
                          <w:b/>
                          <w:bCs/>
                          <w:color w:val="C00000"/>
                        </w:rPr>
                        <w:t xml:space="preserve">LET OP! Alle info ter uitleg moet worden verwijderd. Alle hoofdstukken die niet van toepassing </w:t>
                      </w:r>
                      <w:r w:rsidR="00521AF5">
                        <w:rPr>
                          <w:b/>
                          <w:bCs/>
                          <w:color w:val="C00000"/>
                        </w:rPr>
                        <w:t xml:space="preserve">zijn </w:t>
                      </w:r>
                      <w:r w:rsidR="00335E34">
                        <w:rPr>
                          <w:b/>
                          <w:bCs/>
                          <w:color w:val="C00000"/>
                        </w:rPr>
                        <w:t>graag verwijderen.</w:t>
                      </w:r>
                    </w:p>
                  </w:txbxContent>
                </v:textbox>
                <w10:wrap type="square"/>
              </v:shape>
            </w:pict>
          </mc:Fallback>
        </mc:AlternateContent>
      </w:r>
      <w:r w:rsidR="00853D11" w:rsidRPr="00F72224">
        <w:rPr>
          <w:rFonts w:ascii="Raleway" w:hAnsi="Raleway"/>
          <w:color w:val="F5B2A4"/>
          <w:sz w:val="32"/>
        </w:rPr>
        <w:br w:type="page"/>
      </w:r>
    </w:p>
    <w:p w14:paraId="4544B2BA" w14:textId="7002B09D" w:rsidR="00B566B6" w:rsidRPr="00F72224" w:rsidRDefault="00BB1CE8" w:rsidP="00BB1CE8">
      <w:pPr>
        <w:pStyle w:val="Kop1"/>
      </w:pPr>
      <w:r>
        <w:lastRenderedPageBreak/>
        <w:t>Development</w:t>
      </w:r>
    </w:p>
    <w:p w14:paraId="3812CEA4" w14:textId="2091CBC0" w:rsidR="009E1F99" w:rsidRPr="00BB1CE8" w:rsidRDefault="009E1F99" w:rsidP="009E1F99">
      <w:pPr>
        <w:pStyle w:val="Kop2"/>
        <w:rPr>
          <w:rFonts w:ascii="Raleway" w:hAnsi="Raleway"/>
          <w:color w:val="ED7D31" w:themeColor="accent2"/>
          <w:sz w:val="32"/>
          <w:szCs w:val="22"/>
        </w:rPr>
      </w:pPr>
      <w:bookmarkStart w:id="6" w:name="_Toc153523476"/>
      <w:r w:rsidRPr="00BB1CE8">
        <w:rPr>
          <w:rFonts w:ascii="Raleway" w:hAnsi="Raleway"/>
          <w:color w:val="ED7D31" w:themeColor="accent2"/>
          <w:sz w:val="32"/>
          <w:szCs w:val="22"/>
        </w:rPr>
        <w:t>Te gebruiken hardware</w:t>
      </w:r>
      <w:bookmarkEnd w:id="5"/>
      <w:bookmarkEnd w:id="6"/>
    </w:p>
    <w:p w14:paraId="4BAA2FB1" w14:textId="2364853D" w:rsidR="00624368" w:rsidRPr="00624368" w:rsidRDefault="00624368" w:rsidP="00AD5E51">
      <w:pPr>
        <w:rPr>
          <w:rFonts w:ascii="Raleway" w:hAnsi="Raleway"/>
          <w:i/>
          <w:color w:val="FF0000"/>
          <w:lang w:val="en-GB"/>
        </w:rPr>
      </w:pPr>
    </w:p>
    <w:tbl>
      <w:tblPr>
        <w:tblStyle w:val="Tabelraster"/>
        <w:tblW w:w="0" w:type="auto"/>
        <w:tblLook w:val="04A0" w:firstRow="1" w:lastRow="0" w:firstColumn="1" w:lastColumn="0" w:noHBand="0" w:noVBand="1"/>
      </w:tblPr>
      <w:tblGrid>
        <w:gridCol w:w="4530"/>
        <w:gridCol w:w="4532"/>
      </w:tblGrid>
      <w:tr w:rsidR="009E1F99" w:rsidRPr="00F72224" w14:paraId="0757477A" w14:textId="77777777" w:rsidTr="00DD770F">
        <w:tc>
          <w:tcPr>
            <w:tcW w:w="4606" w:type="dxa"/>
            <w:shd w:val="clear" w:color="auto" w:fill="00555C"/>
          </w:tcPr>
          <w:p w14:paraId="1E3C2E63" w14:textId="77777777" w:rsidR="009E1F99" w:rsidRPr="00DD770F" w:rsidRDefault="009E1F99" w:rsidP="00C5076C">
            <w:pPr>
              <w:spacing w:after="200"/>
              <w:rPr>
                <w:rFonts w:ascii="Raleway" w:hAnsi="Raleway"/>
                <w:b/>
                <w:bCs/>
                <w:color w:val="FFF166"/>
              </w:rPr>
            </w:pPr>
            <w:r w:rsidRPr="00DD770F">
              <w:rPr>
                <w:rFonts w:ascii="Raleway" w:hAnsi="Raleway"/>
                <w:b/>
                <w:bCs/>
                <w:color w:val="FFF166"/>
              </w:rPr>
              <w:t>Apparaat</w:t>
            </w:r>
          </w:p>
        </w:tc>
        <w:tc>
          <w:tcPr>
            <w:tcW w:w="4606" w:type="dxa"/>
            <w:shd w:val="clear" w:color="auto" w:fill="00555C"/>
          </w:tcPr>
          <w:p w14:paraId="05CC3D46" w14:textId="77777777" w:rsidR="009E1F99" w:rsidRPr="00DD770F" w:rsidRDefault="009E1F99" w:rsidP="00C5076C">
            <w:pPr>
              <w:spacing w:after="200"/>
              <w:rPr>
                <w:rFonts w:ascii="Raleway" w:hAnsi="Raleway"/>
                <w:b/>
                <w:bCs/>
                <w:color w:val="FFF166"/>
              </w:rPr>
            </w:pPr>
            <w:r w:rsidRPr="00DD770F">
              <w:rPr>
                <w:rFonts w:ascii="Raleway" w:hAnsi="Raleway"/>
                <w:b/>
                <w:bCs/>
                <w:color w:val="FFF166"/>
              </w:rPr>
              <w:t>Vereisten</w:t>
            </w:r>
          </w:p>
        </w:tc>
      </w:tr>
      <w:tr w:rsidR="009E1F99" w:rsidRPr="00F72224" w14:paraId="56421855" w14:textId="77777777" w:rsidTr="00CB7861">
        <w:tc>
          <w:tcPr>
            <w:tcW w:w="4606" w:type="dxa"/>
            <w:shd w:val="clear" w:color="auto" w:fill="auto"/>
          </w:tcPr>
          <w:p w14:paraId="3A5DCAC5" w14:textId="057B7135" w:rsidR="009E1F99" w:rsidRPr="00CB7861" w:rsidRDefault="00E94714" w:rsidP="00C5076C">
            <w:pPr>
              <w:spacing w:after="200"/>
              <w:rPr>
                <w:rFonts w:ascii="Raleway" w:hAnsi="Raleway"/>
              </w:rPr>
            </w:pPr>
            <w:r>
              <w:rPr>
                <w:rFonts w:ascii="Raleway" w:hAnsi="Raleway"/>
              </w:rPr>
              <w:t>Laptop (Windows)</w:t>
            </w:r>
          </w:p>
        </w:tc>
        <w:tc>
          <w:tcPr>
            <w:tcW w:w="4606" w:type="dxa"/>
            <w:shd w:val="clear" w:color="auto" w:fill="auto"/>
          </w:tcPr>
          <w:p w14:paraId="3B38AAED" w14:textId="73119B30" w:rsidR="009E1F99" w:rsidRPr="00CB7861" w:rsidRDefault="0027779F" w:rsidP="00C5076C">
            <w:pPr>
              <w:spacing w:after="200"/>
              <w:rPr>
                <w:rFonts w:ascii="Raleway" w:hAnsi="Raleway"/>
              </w:rPr>
            </w:pPr>
            <w:r>
              <w:rPr>
                <w:rFonts w:ascii="Raleway" w:hAnsi="Raleway"/>
              </w:rPr>
              <w:t>2.</w:t>
            </w:r>
            <w:r w:rsidR="00E94714">
              <w:rPr>
                <w:rFonts w:ascii="Raleway" w:hAnsi="Raleway"/>
              </w:rPr>
              <w:t>3</w:t>
            </w:r>
            <w:r w:rsidR="009E1F99" w:rsidRPr="00CB7861">
              <w:rPr>
                <w:rFonts w:ascii="Raleway" w:hAnsi="Raleway"/>
              </w:rPr>
              <w:t xml:space="preserve"> Ghz processor</w:t>
            </w:r>
            <w:r w:rsidR="00E94714">
              <w:rPr>
                <w:rFonts w:ascii="Raleway" w:hAnsi="Raleway"/>
              </w:rPr>
              <w:t xml:space="preserve"> (x6)</w:t>
            </w:r>
          </w:p>
          <w:p w14:paraId="08022B41" w14:textId="77777777" w:rsidR="009E1F99" w:rsidRPr="00CB7861" w:rsidRDefault="009E1F99" w:rsidP="00C5076C">
            <w:pPr>
              <w:spacing w:after="200"/>
              <w:rPr>
                <w:rFonts w:ascii="Raleway" w:hAnsi="Raleway"/>
              </w:rPr>
            </w:pPr>
            <w:r w:rsidRPr="00CB7861">
              <w:rPr>
                <w:rFonts w:ascii="Raleway" w:hAnsi="Raleway"/>
              </w:rPr>
              <w:t>16 GB schijfruimte</w:t>
            </w:r>
          </w:p>
        </w:tc>
      </w:tr>
      <w:tr w:rsidR="009E1F99" w:rsidRPr="00F72224" w14:paraId="63C8FA5A" w14:textId="77777777" w:rsidTr="00CB7861">
        <w:tc>
          <w:tcPr>
            <w:tcW w:w="4606" w:type="dxa"/>
            <w:shd w:val="clear" w:color="auto" w:fill="auto"/>
          </w:tcPr>
          <w:p w14:paraId="40AC45CD" w14:textId="50E3AF2D" w:rsidR="009E1F99" w:rsidRPr="00CB7861" w:rsidRDefault="00AC5264" w:rsidP="00C5076C">
            <w:pPr>
              <w:spacing w:after="200"/>
              <w:rPr>
                <w:rFonts w:ascii="Raleway" w:hAnsi="Raleway"/>
              </w:rPr>
            </w:pPr>
            <w:r>
              <w:rPr>
                <w:rFonts w:ascii="Raleway" w:hAnsi="Raleway"/>
              </w:rPr>
              <w:t xml:space="preserve">Android </w:t>
            </w:r>
            <w:r w:rsidR="002B78C2">
              <w:rPr>
                <w:rFonts w:ascii="Raleway" w:hAnsi="Raleway"/>
              </w:rPr>
              <w:t>telefon</w:t>
            </w:r>
          </w:p>
        </w:tc>
        <w:tc>
          <w:tcPr>
            <w:tcW w:w="4606" w:type="dxa"/>
            <w:shd w:val="clear" w:color="auto" w:fill="auto"/>
          </w:tcPr>
          <w:p w14:paraId="2BFEA9E8" w14:textId="29DDF0F1" w:rsidR="009E1F99" w:rsidRPr="00CB7861" w:rsidRDefault="0027779F" w:rsidP="00C5076C">
            <w:pPr>
              <w:spacing w:after="200"/>
              <w:rPr>
                <w:rFonts w:ascii="Raleway" w:hAnsi="Raleway"/>
              </w:rPr>
            </w:pPr>
            <w:r>
              <w:rPr>
                <w:rFonts w:ascii="Raleway" w:hAnsi="Raleway"/>
              </w:rPr>
              <w:t>Android 13 ++</w:t>
            </w:r>
          </w:p>
        </w:tc>
      </w:tr>
      <w:tr w:rsidR="00083A6B" w:rsidRPr="00F72224" w14:paraId="1C0433F6" w14:textId="77777777" w:rsidTr="00CB7861">
        <w:tc>
          <w:tcPr>
            <w:tcW w:w="4606" w:type="dxa"/>
            <w:shd w:val="clear" w:color="auto" w:fill="auto"/>
          </w:tcPr>
          <w:p w14:paraId="3CF5B715" w14:textId="7153044E" w:rsidR="00083A6B" w:rsidRDefault="00083A6B" w:rsidP="00C5076C">
            <w:pPr>
              <w:spacing w:after="200"/>
              <w:rPr>
                <w:rFonts w:ascii="Raleway" w:hAnsi="Raleway"/>
              </w:rPr>
            </w:pPr>
            <w:r>
              <w:rPr>
                <w:rFonts w:ascii="Raleway" w:hAnsi="Raleway"/>
              </w:rPr>
              <w:t xml:space="preserve">Iphone </w:t>
            </w:r>
          </w:p>
        </w:tc>
        <w:tc>
          <w:tcPr>
            <w:tcW w:w="4606" w:type="dxa"/>
            <w:shd w:val="clear" w:color="auto" w:fill="auto"/>
          </w:tcPr>
          <w:p w14:paraId="397D6E7B" w14:textId="439D247D" w:rsidR="00083A6B" w:rsidRDefault="00AC5264" w:rsidP="00C5076C">
            <w:pPr>
              <w:spacing w:after="200"/>
              <w:rPr>
                <w:rFonts w:ascii="Raleway" w:hAnsi="Raleway"/>
              </w:rPr>
            </w:pPr>
            <w:r>
              <w:rPr>
                <w:rFonts w:ascii="Raleway" w:hAnsi="Raleway"/>
              </w:rPr>
              <w:t>IOS 16 ++</w:t>
            </w:r>
          </w:p>
        </w:tc>
      </w:tr>
    </w:tbl>
    <w:p w14:paraId="4D7598A3" w14:textId="77777777" w:rsidR="009E1F99" w:rsidRPr="00F72224" w:rsidRDefault="009E1F99" w:rsidP="009E1F99">
      <w:pPr>
        <w:spacing w:after="200" w:line="276" w:lineRule="auto"/>
        <w:rPr>
          <w:rFonts w:ascii="Raleway" w:hAnsi="Raleway"/>
        </w:rPr>
      </w:pPr>
      <w:bookmarkStart w:id="7" w:name="_Toc482003741"/>
    </w:p>
    <w:p w14:paraId="1EE87E02" w14:textId="6A6C0DA9" w:rsidR="009E1F99" w:rsidRPr="00BB1CE8" w:rsidRDefault="009E1F99" w:rsidP="009E1F99">
      <w:pPr>
        <w:pStyle w:val="Kop2"/>
        <w:rPr>
          <w:rFonts w:ascii="Raleway" w:hAnsi="Raleway"/>
          <w:b/>
          <w:bCs/>
          <w:color w:val="ED7D31" w:themeColor="accent2"/>
          <w:sz w:val="22"/>
          <w:szCs w:val="22"/>
        </w:rPr>
      </w:pPr>
      <w:bookmarkStart w:id="8" w:name="_Toc153523477"/>
      <w:r w:rsidRPr="00BB1CE8">
        <w:rPr>
          <w:rFonts w:ascii="Raleway" w:hAnsi="Raleway"/>
          <w:color w:val="ED7D31" w:themeColor="accent2"/>
          <w:sz w:val="32"/>
          <w:szCs w:val="22"/>
        </w:rPr>
        <w:t>Te gebruiken software</w:t>
      </w:r>
      <w:bookmarkEnd w:id="7"/>
      <w:bookmarkEnd w:id="8"/>
    </w:p>
    <w:p w14:paraId="2D3677DE" w14:textId="77777777" w:rsidR="00AD5E51" w:rsidRPr="00F72224" w:rsidRDefault="00AD5E51" w:rsidP="00AD5E51">
      <w:pPr>
        <w:rPr>
          <w:rFonts w:ascii="Raleway" w:hAnsi="Raleway"/>
          <w:i/>
        </w:rPr>
      </w:pPr>
    </w:p>
    <w:tbl>
      <w:tblPr>
        <w:tblW w:w="506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4"/>
        <w:gridCol w:w="4179"/>
        <w:gridCol w:w="2447"/>
      </w:tblGrid>
      <w:tr w:rsidR="00C17B77" w:rsidRPr="00F72224" w14:paraId="7E69DC92" w14:textId="1C93FD40" w:rsidTr="00E94714">
        <w:trPr>
          <w:trHeight w:val="630"/>
        </w:trPr>
        <w:tc>
          <w:tcPr>
            <w:tcW w:w="1303" w:type="pct"/>
            <w:shd w:val="clear" w:color="auto" w:fill="00555C"/>
          </w:tcPr>
          <w:p w14:paraId="4F9CB433" w14:textId="77777777" w:rsidR="00C17B77" w:rsidRPr="00EE5AFD" w:rsidRDefault="00C17B77" w:rsidP="00C5076C">
            <w:pPr>
              <w:rPr>
                <w:rFonts w:ascii="Raleway" w:hAnsi="Raleway"/>
                <w:iCs/>
                <w:color w:val="FFF166"/>
              </w:rPr>
            </w:pPr>
            <w:r w:rsidRPr="00EE5AFD">
              <w:rPr>
                <w:rFonts w:ascii="Raleway" w:hAnsi="Raleway"/>
                <w:iCs/>
                <w:color w:val="FFF166"/>
              </w:rPr>
              <w:t>Software</w:t>
            </w:r>
          </w:p>
        </w:tc>
        <w:tc>
          <w:tcPr>
            <w:tcW w:w="2320" w:type="pct"/>
            <w:shd w:val="clear" w:color="auto" w:fill="00555C"/>
          </w:tcPr>
          <w:p w14:paraId="49B9F7F2" w14:textId="77777777" w:rsidR="00C17B77" w:rsidRPr="00EE5AFD" w:rsidRDefault="00C17B77" w:rsidP="00C5076C">
            <w:pPr>
              <w:rPr>
                <w:rFonts w:ascii="Raleway" w:hAnsi="Raleway"/>
                <w:iCs/>
                <w:color w:val="FFF166"/>
              </w:rPr>
            </w:pPr>
            <w:r w:rsidRPr="00EE5AFD">
              <w:rPr>
                <w:rFonts w:ascii="Raleway" w:hAnsi="Raleway"/>
                <w:iCs/>
                <w:color w:val="FFF166"/>
              </w:rPr>
              <w:t>Opmerkingen</w:t>
            </w:r>
          </w:p>
        </w:tc>
        <w:tc>
          <w:tcPr>
            <w:tcW w:w="1377" w:type="pct"/>
            <w:shd w:val="clear" w:color="auto" w:fill="00555C"/>
          </w:tcPr>
          <w:p w14:paraId="74674C39" w14:textId="3CEBD41B" w:rsidR="00C17B77" w:rsidRPr="00EE5AFD" w:rsidRDefault="00C17B77" w:rsidP="00C5076C">
            <w:pPr>
              <w:rPr>
                <w:rFonts w:ascii="Raleway" w:hAnsi="Raleway"/>
                <w:iCs/>
                <w:color w:val="FFF166"/>
              </w:rPr>
            </w:pPr>
            <w:r w:rsidRPr="00EE5AFD">
              <w:rPr>
                <w:rFonts w:ascii="Raleway" w:hAnsi="Raleway"/>
                <w:iCs/>
                <w:color w:val="FFF166"/>
              </w:rPr>
              <w:t>Versie(s)</w:t>
            </w:r>
          </w:p>
        </w:tc>
      </w:tr>
      <w:tr w:rsidR="00C17B77" w:rsidRPr="00F72224" w14:paraId="3BE53CF9" w14:textId="39E42DF4" w:rsidTr="00E94714">
        <w:trPr>
          <w:trHeight w:val="630"/>
        </w:trPr>
        <w:tc>
          <w:tcPr>
            <w:tcW w:w="1303" w:type="pct"/>
            <w:shd w:val="clear" w:color="auto" w:fill="auto"/>
          </w:tcPr>
          <w:p w14:paraId="3E3FCF31" w14:textId="3969DCB1" w:rsidR="00C17B77" w:rsidRPr="00EE5AFD" w:rsidRDefault="0027779F" w:rsidP="00C5076C">
            <w:pPr>
              <w:rPr>
                <w:rFonts w:ascii="Raleway" w:hAnsi="Raleway"/>
                <w:iCs/>
                <w:color w:val="000000" w:themeColor="text1"/>
              </w:rPr>
            </w:pPr>
            <w:r w:rsidRPr="00EE5AFD">
              <w:rPr>
                <w:rFonts w:ascii="Raleway" w:hAnsi="Raleway"/>
                <w:iCs/>
                <w:color w:val="000000" w:themeColor="text1"/>
              </w:rPr>
              <w:t>Windows</w:t>
            </w:r>
          </w:p>
        </w:tc>
        <w:tc>
          <w:tcPr>
            <w:tcW w:w="2320" w:type="pct"/>
            <w:shd w:val="clear" w:color="auto" w:fill="auto"/>
          </w:tcPr>
          <w:p w14:paraId="5ADF1995" w14:textId="21140172" w:rsidR="00C17B77" w:rsidRPr="00EE5AFD" w:rsidRDefault="0027779F" w:rsidP="00C5076C">
            <w:pPr>
              <w:rPr>
                <w:rFonts w:ascii="Raleway" w:hAnsi="Raleway"/>
                <w:iCs/>
                <w:color w:val="000000" w:themeColor="text1"/>
              </w:rPr>
            </w:pPr>
            <w:r w:rsidRPr="00EE5AFD">
              <w:rPr>
                <w:rFonts w:ascii="Raleway" w:hAnsi="Raleway"/>
                <w:iCs/>
                <w:color w:val="000000" w:themeColor="text1"/>
              </w:rPr>
              <w:t xml:space="preserve">.NET FRAMEWORK 4.8.1 </w:t>
            </w:r>
          </w:p>
        </w:tc>
        <w:tc>
          <w:tcPr>
            <w:tcW w:w="1377" w:type="pct"/>
          </w:tcPr>
          <w:p w14:paraId="01C3BE3D" w14:textId="5C736EA3" w:rsidR="00C17B77" w:rsidRPr="00EE5AFD" w:rsidRDefault="00C17B77" w:rsidP="00C5076C">
            <w:pPr>
              <w:rPr>
                <w:rFonts w:ascii="Raleway" w:hAnsi="Raleway"/>
                <w:iCs/>
                <w:color w:val="000000" w:themeColor="text1"/>
              </w:rPr>
            </w:pPr>
            <w:r w:rsidRPr="00EE5AFD">
              <w:rPr>
                <w:rFonts w:ascii="Raleway" w:hAnsi="Raleway"/>
                <w:iCs/>
                <w:color w:val="000000" w:themeColor="text1"/>
              </w:rPr>
              <w:t>Windows 11</w:t>
            </w:r>
            <w:r w:rsidR="0027779F" w:rsidRPr="00EE5AFD">
              <w:rPr>
                <w:rFonts w:ascii="Raleway" w:hAnsi="Raleway"/>
                <w:iCs/>
                <w:color w:val="000000" w:themeColor="text1"/>
              </w:rPr>
              <w:t xml:space="preserve"> </w:t>
            </w:r>
          </w:p>
        </w:tc>
      </w:tr>
      <w:tr w:rsidR="00C17B77" w:rsidRPr="00F72224" w14:paraId="4D2E75A5" w14:textId="4D65E068" w:rsidTr="00E94714">
        <w:trPr>
          <w:trHeight w:val="608"/>
        </w:trPr>
        <w:tc>
          <w:tcPr>
            <w:tcW w:w="1303" w:type="pct"/>
            <w:shd w:val="clear" w:color="auto" w:fill="auto"/>
          </w:tcPr>
          <w:p w14:paraId="6461001C" w14:textId="61249F54" w:rsidR="00C17B77" w:rsidRPr="00EE5AFD" w:rsidRDefault="00C17B77" w:rsidP="00C5076C">
            <w:pPr>
              <w:rPr>
                <w:rFonts w:ascii="Raleway" w:hAnsi="Raleway"/>
                <w:iCs/>
                <w:color w:val="000000" w:themeColor="text1"/>
              </w:rPr>
            </w:pPr>
            <w:r w:rsidRPr="00EE5AFD">
              <w:rPr>
                <w:rFonts w:ascii="Raleway" w:hAnsi="Raleway"/>
                <w:iCs/>
                <w:color w:val="000000" w:themeColor="text1"/>
              </w:rPr>
              <w:t>Visual Studio</w:t>
            </w:r>
          </w:p>
        </w:tc>
        <w:tc>
          <w:tcPr>
            <w:tcW w:w="2320" w:type="pct"/>
            <w:shd w:val="clear" w:color="auto" w:fill="auto"/>
          </w:tcPr>
          <w:p w14:paraId="68883A38" w14:textId="495195D6" w:rsidR="00C17B77" w:rsidRPr="00EE5AFD" w:rsidRDefault="0027779F" w:rsidP="00C5076C">
            <w:pPr>
              <w:rPr>
                <w:rFonts w:ascii="Raleway" w:hAnsi="Raleway"/>
                <w:iCs/>
                <w:color w:val="000000" w:themeColor="text1"/>
              </w:rPr>
            </w:pPr>
            <w:r w:rsidRPr="00EE5AFD">
              <w:rPr>
                <w:rFonts w:ascii="Raleway" w:hAnsi="Raleway"/>
                <w:iCs/>
                <w:color w:val="000000" w:themeColor="text1"/>
              </w:rPr>
              <w:t>N.V.T</w:t>
            </w:r>
          </w:p>
        </w:tc>
        <w:tc>
          <w:tcPr>
            <w:tcW w:w="1377" w:type="pct"/>
          </w:tcPr>
          <w:p w14:paraId="585EE31A" w14:textId="40195AEA" w:rsidR="0027779F" w:rsidRPr="00EE5AFD" w:rsidRDefault="00C17B77" w:rsidP="00C5076C">
            <w:pPr>
              <w:rPr>
                <w:rFonts w:ascii="Raleway" w:hAnsi="Raleway"/>
                <w:iCs/>
                <w:color w:val="000000" w:themeColor="text1"/>
              </w:rPr>
            </w:pPr>
            <w:r w:rsidRPr="00EE5AFD">
              <w:rPr>
                <w:rFonts w:ascii="Raleway" w:hAnsi="Raleway"/>
                <w:iCs/>
                <w:color w:val="000000" w:themeColor="text1"/>
              </w:rPr>
              <w:t>VSCode2022</w:t>
            </w:r>
          </w:p>
        </w:tc>
      </w:tr>
      <w:tr w:rsidR="0027779F" w:rsidRPr="00F72224" w14:paraId="24037E9A" w14:textId="77777777" w:rsidTr="00E94714">
        <w:trPr>
          <w:trHeight w:val="608"/>
        </w:trPr>
        <w:tc>
          <w:tcPr>
            <w:tcW w:w="1303" w:type="pct"/>
            <w:shd w:val="clear" w:color="auto" w:fill="auto"/>
          </w:tcPr>
          <w:p w14:paraId="1630BF9F" w14:textId="068209E7" w:rsidR="0027779F" w:rsidRPr="00EE5AFD" w:rsidRDefault="0027779F" w:rsidP="00C5076C">
            <w:pPr>
              <w:rPr>
                <w:rFonts w:ascii="Raleway" w:hAnsi="Raleway"/>
                <w:iCs/>
                <w:color w:val="000000" w:themeColor="text1"/>
              </w:rPr>
            </w:pPr>
            <w:r w:rsidRPr="00EE5AFD">
              <w:rPr>
                <w:rFonts w:ascii="Raleway" w:hAnsi="Raleway"/>
                <w:iCs/>
                <w:color w:val="000000" w:themeColor="text1"/>
              </w:rPr>
              <w:t>Live Server</w:t>
            </w:r>
          </w:p>
        </w:tc>
        <w:tc>
          <w:tcPr>
            <w:tcW w:w="2320" w:type="pct"/>
            <w:shd w:val="clear" w:color="auto" w:fill="auto"/>
          </w:tcPr>
          <w:p w14:paraId="6733EC69" w14:textId="7692A3D4" w:rsidR="0027779F" w:rsidRPr="00EE5AFD" w:rsidRDefault="0027779F" w:rsidP="00C5076C">
            <w:pPr>
              <w:rPr>
                <w:rFonts w:ascii="Raleway" w:hAnsi="Raleway"/>
                <w:iCs/>
                <w:color w:val="000000" w:themeColor="text1"/>
              </w:rPr>
            </w:pPr>
            <w:r w:rsidRPr="00EE5AFD">
              <w:rPr>
                <w:rFonts w:ascii="Raleway" w:hAnsi="Raleway"/>
                <w:iCs/>
                <w:color w:val="000000" w:themeColor="text1"/>
              </w:rPr>
              <w:t>VSCode plugin</w:t>
            </w:r>
          </w:p>
        </w:tc>
        <w:tc>
          <w:tcPr>
            <w:tcW w:w="1377" w:type="pct"/>
          </w:tcPr>
          <w:p w14:paraId="4E015415" w14:textId="3E2DB4FA" w:rsidR="00BB1CE8" w:rsidRPr="00EE5AFD" w:rsidRDefault="0027779F" w:rsidP="00C5076C">
            <w:pPr>
              <w:rPr>
                <w:rFonts w:ascii="Raleway" w:hAnsi="Raleway"/>
                <w:iCs/>
                <w:color w:val="000000" w:themeColor="text1"/>
                <w:u w:val="single"/>
              </w:rPr>
            </w:pPr>
            <w:r w:rsidRPr="00EE5AFD">
              <w:rPr>
                <w:rFonts w:ascii="Raleway" w:hAnsi="Raleway"/>
                <w:iCs/>
                <w:color w:val="000000" w:themeColor="text1"/>
                <w:u w:val="single"/>
              </w:rPr>
              <w:t>5.6.1</w:t>
            </w:r>
          </w:p>
        </w:tc>
      </w:tr>
      <w:tr w:rsidR="00BB1CE8" w:rsidRPr="00F72224" w14:paraId="161B55ED" w14:textId="77777777" w:rsidTr="00E94714">
        <w:trPr>
          <w:trHeight w:val="608"/>
        </w:trPr>
        <w:tc>
          <w:tcPr>
            <w:tcW w:w="1303" w:type="pct"/>
            <w:shd w:val="clear" w:color="auto" w:fill="auto"/>
          </w:tcPr>
          <w:p w14:paraId="57668A0C" w14:textId="3CF5A6CF" w:rsidR="00BB1CE8" w:rsidRPr="00EE5AFD" w:rsidRDefault="00BB1CE8" w:rsidP="00C5076C">
            <w:pPr>
              <w:rPr>
                <w:rFonts w:ascii="Raleway" w:hAnsi="Raleway"/>
                <w:iCs/>
                <w:color w:val="000000" w:themeColor="text1"/>
              </w:rPr>
            </w:pPr>
            <w:r w:rsidRPr="00EE5AFD">
              <w:rPr>
                <w:rFonts w:ascii="Raleway" w:hAnsi="Raleway"/>
                <w:iCs/>
                <w:color w:val="000000" w:themeColor="text1"/>
              </w:rPr>
              <w:t>Newtonsoft.Json</w:t>
            </w:r>
          </w:p>
        </w:tc>
        <w:tc>
          <w:tcPr>
            <w:tcW w:w="2320" w:type="pct"/>
            <w:shd w:val="clear" w:color="auto" w:fill="auto"/>
          </w:tcPr>
          <w:p w14:paraId="13CAD1CB" w14:textId="0C78DF12" w:rsidR="00BB1CE8" w:rsidRPr="00EE5AFD" w:rsidRDefault="00BB1CE8" w:rsidP="00C5076C">
            <w:pPr>
              <w:rPr>
                <w:rFonts w:ascii="Raleway" w:hAnsi="Raleway"/>
                <w:iCs/>
                <w:color w:val="000000" w:themeColor="text1"/>
              </w:rPr>
            </w:pPr>
            <w:r w:rsidRPr="00EE5AFD">
              <w:rPr>
                <w:rFonts w:ascii="Raleway" w:hAnsi="Raleway"/>
                <w:iCs/>
                <w:color w:val="000000" w:themeColor="text1"/>
              </w:rPr>
              <w:t xml:space="preserve">NuGet </w:t>
            </w:r>
          </w:p>
        </w:tc>
        <w:tc>
          <w:tcPr>
            <w:tcW w:w="1377" w:type="pct"/>
          </w:tcPr>
          <w:p w14:paraId="66DF0DA5" w14:textId="27788693" w:rsidR="00BB1CE8" w:rsidRPr="00EE5AFD" w:rsidRDefault="00BB1CE8" w:rsidP="00C5076C">
            <w:pPr>
              <w:rPr>
                <w:rFonts w:ascii="Raleway" w:hAnsi="Raleway"/>
                <w:iCs/>
                <w:color w:val="000000" w:themeColor="text1"/>
                <w:u w:val="single"/>
              </w:rPr>
            </w:pPr>
            <w:r w:rsidRPr="00EE5AFD">
              <w:rPr>
                <w:rFonts w:ascii="Raleway" w:hAnsi="Raleway"/>
                <w:iCs/>
                <w:color w:val="000000" w:themeColor="text1"/>
                <w:u w:val="single"/>
              </w:rPr>
              <w:t>13.0.3</w:t>
            </w:r>
          </w:p>
        </w:tc>
      </w:tr>
      <w:tr w:rsidR="00BB1CE8" w:rsidRPr="00F72224" w14:paraId="0E291900" w14:textId="77777777" w:rsidTr="00E94714">
        <w:trPr>
          <w:trHeight w:val="608"/>
        </w:trPr>
        <w:tc>
          <w:tcPr>
            <w:tcW w:w="1303" w:type="pct"/>
            <w:shd w:val="clear" w:color="auto" w:fill="auto"/>
          </w:tcPr>
          <w:p w14:paraId="31BC168D" w14:textId="21BF8274" w:rsidR="00BB1CE8" w:rsidRPr="00EE5AFD" w:rsidRDefault="00BB1CE8" w:rsidP="00C5076C">
            <w:pPr>
              <w:rPr>
                <w:rFonts w:ascii="Raleway" w:hAnsi="Raleway"/>
                <w:iCs/>
                <w:color w:val="000000" w:themeColor="text1"/>
              </w:rPr>
            </w:pPr>
            <w:r w:rsidRPr="00EE5AFD">
              <w:rPr>
                <w:rFonts w:ascii="Raleway" w:hAnsi="Raleway"/>
                <w:iCs/>
                <w:color w:val="000000" w:themeColor="text1"/>
              </w:rPr>
              <w:t>FireSharp</w:t>
            </w:r>
          </w:p>
        </w:tc>
        <w:tc>
          <w:tcPr>
            <w:tcW w:w="2320" w:type="pct"/>
            <w:shd w:val="clear" w:color="auto" w:fill="auto"/>
          </w:tcPr>
          <w:p w14:paraId="17B9F492" w14:textId="376AB76D" w:rsidR="00BB1CE8" w:rsidRPr="00EE5AFD" w:rsidRDefault="00BB1CE8" w:rsidP="00C5076C">
            <w:pPr>
              <w:rPr>
                <w:rFonts w:ascii="Raleway" w:hAnsi="Raleway"/>
                <w:iCs/>
                <w:color w:val="000000" w:themeColor="text1"/>
              </w:rPr>
            </w:pPr>
            <w:r w:rsidRPr="00EE5AFD">
              <w:rPr>
                <w:rFonts w:ascii="Raleway" w:hAnsi="Raleway"/>
                <w:iCs/>
                <w:color w:val="000000" w:themeColor="text1"/>
              </w:rPr>
              <w:t>NuGet</w:t>
            </w:r>
          </w:p>
        </w:tc>
        <w:tc>
          <w:tcPr>
            <w:tcW w:w="1377" w:type="pct"/>
          </w:tcPr>
          <w:p w14:paraId="53E8343E" w14:textId="55068B16" w:rsidR="00BB1CE8" w:rsidRPr="00EE5AFD" w:rsidRDefault="00BB1CE8" w:rsidP="00C5076C">
            <w:pPr>
              <w:rPr>
                <w:rFonts w:ascii="Raleway" w:hAnsi="Raleway"/>
                <w:iCs/>
                <w:color w:val="000000" w:themeColor="text1"/>
                <w:u w:val="single"/>
              </w:rPr>
            </w:pPr>
            <w:r w:rsidRPr="00EE5AFD">
              <w:rPr>
                <w:rFonts w:ascii="Raleway" w:hAnsi="Raleway"/>
                <w:iCs/>
                <w:color w:val="000000" w:themeColor="text1"/>
                <w:u w:val="single"/>
              </w:rPr>
              <w:t>2.0.4</w:t>
            </w:r>
          </w:p>
        </w:tc>
      </w:tr>
      <w:tr w:rsidR="00BB1CE8" w:rsidRPr="00F72224" w14:paraId="63CC51B0" w14:textId="77777777" w:rsidTr="00E94714">
        <w:trPr>
          <w:trHeight w:val="608"/>
        </w:trPr>
        <w:tc>
          <w:tcPr>
            <w:tcW w:w="1303" w:type="pct"/>
            <w:shd w:val="clear" w:color="auto" w:fill="auto"/>
          </w:tcPr>
          <w:p w14:paraId="59B0CCBF" w14:textId="6828F6D4" w:rsidR="00BB1CE8" w:rsidRPr="00EE5AFD" w:rsidRDefault="00BB1CE8" w:rsidP="00C5076C">
            <w:pPr>
              <w:rPr>
                <w:rFonts w:ascii="Raleway" w:hAnsi="Raleway"/>
                <w:iCs/>
                <w:color w:val="000000" w:themeColor="text1"/>
              </w:rPr>
            </w:pPr>
            <w:r w:rsidRPr="00EE5AFD">
              <w:rPr>
                <w:rFonts w:ascii="Raleway" w:hAnsi="Raleway"/>
                <w:iCs/>
                <w:color w:val="000000" w:themeColor="text1"/>
              </w:rPr>
              <w:t>OpenAI</w:t>
            </w:r>
          </w:p>
        </w:tc>
        <w:tc>
          <w:tcPr>
            <w:tcW w:w="2320" w:type="pct"/>
            <w:shd w:val="clear" w:color="auto" w:fill="auto"/>
          </w:tcPr>
          <w:p w14:paraId="6EAB9A9E" w14:textId="51270518" w:rsidR="00BB1CE8" w:rsidRPr="00EE5AFD" w:rsidRDefault="00BB1CE8" w:rsidP="00C5076C">
            <w:pPr>
              <w:rPr>
                <w:rFonts w:ascii="Raleway" w:hAnsi="Raleway"/>
                <w:iCs/>
                <w:color w:val="000000" w:themeColor="text1"/>
              </w:rPr>
            </w:pPr>
            <w:r w:rsidRPr="00EE5AFD">
              <w:rPr>
                <w:rFonts w:ascii="Raleway" w:hAnsi="Raleway"/>
                <w:iCs/>
                <w:color w:val="000000" w:themeColor="text1"/>
              </w:rPr>
              <w:t>NuGet</w:t>
            </w:r>
          </w:p>
        </w:tc>
        <w:tc>
          <w:tcPr>
            <w:tcW w:w="1377" w:type="pct"/>
          </w:tcPr>
          <w:p w14:paraId="48579A6E" w14:textId="5679837E" w:rsidR="00BB1CE8" w:rsidRPr="00EE5AFD" w:rsidRDefault="00BB1CE8" w:rsidP="00C5076C">
            <w:pPr>
              <w:rPr>
                <w:rFonts w:ascii="Raleway" w:hAnsi="Raleway"/>
                <w:iCs/>
                <w:color w:val="000000" w:themeColor="text1"/>
                <w:u w:val="single"/>
              </w:rPr>
            </w:pPr>
            <w:r w:rsidRPr="00EE5AFD">
              <w:rPr>
                <w:rFonts w:ascii="Raleway" w:hAnsi="Raleway"/>
                <w:iCs/>
                <w:color w:val="000000" w:themeColor="text1"/>
                <w:u w:val="single"/>
              </w:rPr>
              <w:t>1.10.0</w:t>
            </w:r>
          </w:p>
        </w:tc>
      </w:tr>
      <w:tr w:rsidR="00BB1CE8" w:rsidRPr="00F72224" w14:paraId="21D81519" w14:textId="77777777" w:rsidTr="00E94714">
        <w:trPr>
          <w:trHeight w:val="608"/>
        </w:trPr>
        <w:tc>
          <w:tcPr>
            <w:tcW w:w="1303" w:type="pct"/>
            <w:shd w:val="clear" w:color="auto" w:fill="auto"/>
          </w:tcPr>
          <w:p w14:paraId="18E40A5E" w14:textId="3E2DEB13" w:rsidR="00BB1CE8" w:rsidRPr="00EE5AFD" w:rsidRDefault="00BB1CE8" w:rsidP="00C5076C">
            <w:pPr>
              <w:rPr>
                <w:rFonts w:ascii="Raleway" w:hAnsi="Raleway"/>
                <w:iCs/>
                <w:color w:val="000000" w:themeColor="text1"/>
              </w:rPr>
            </w:pPr>
            <w:r w:rsidRPr="00EE5AFD">
              <w:rPr>
                <w:rFonts w:ascii="Raleway" w:hAnsi="Raleway"/>
                <w:iCs/>
                <w:color w:val="000000" w:themeColor="text1"/>
              </w:rPr>
              <w:t>Google.Cloud.Firestore</w:t>
            </w:r>
          </w:p>
        </w:tc>
        <w:tc>
          <w:tcPr>
            <w:tcW w:w="2320" w:type="pct"/>
            <w:shd w:val="clear" w:color="auto" w:fill="auto"/>
          </w:tcPr>
          <w:p w14:paraId="7F6E7849" w14:textId="26FCCA0C" w:rsidR="00BB1CE8" w:rsidRPr="00EE5AFD" w:rsidRDefault="00BB1CE8" w:rsidP="00C5076C">
            <w:pPr>
              <w:rPr>
                <w:rFonts w:ascii="Raleway" w:hAnsi="Raleway"/>
                <w:iCs/>
                <w:color w:val="000000" w:themeColor="text1"/>
              </w:rPr>
            </w:pPr>
            <w:r w:rsidRPr="00EE5AFD">
              <w:rPr>
                <w:rFonts w:ascii="Raleway" w:hAnsi="Raleway"/>
                <w:iCs/>
                <w:color w:val="000000" w:themeColor="text1"/>
              </w:rPr>
              <w:t>NuGet</w:t>
            </w:r>
          </w:p>
        </w:tc>
        <w:tc>
          <w:tcPr>
            <w:tcW w:w="1377" w:type="pct"/>
          </w:tcPr>
          <w:p w14:paraId="4C0974F1" w14:textId="7EC97BDF" w:rsidR="00BB1CE8" w:rsidRPr="00EE5AFD" w:rsidRDefault="00BB1CE8" w:rsidP="00C5076C">
            <w:pPr>
              <w:rPr>
                <w:rFonts w:ascii="Raleway" w:hAnsi="Raleway"/>
                <w:iCs/>
                <w:color w:val="000000" w:themeColor="text1"/>
                <w:u w:val="single"/>
              </w:rPr>
            </w:pPr>
            <w:r w:rsidRPr="00EE5AFD">
              <w:rPr>
                <w:rFonts w:ascii="Raleway" w:hAnsi="Raleway"/>
                <w:iCs/>
                <w:color w:val="000000" w:themeColor="text1"/>
                <w:u w:val="single"/>
              </w:rPr>
              <w:t>3.5.1</w:t>
            </w:r>
          </w:p>
        </w:tc>
      </w:tr>
      <w:tr w:rsidR="00BB1CE8" w:rsidRPr="00F72224" w14:paraId="06841C38" w14:textId="77777777" w:rsidTr="00E94714">
        <w:trPr>
          <w:trHeight w:val="608"/>
        </w:trPr>
        <w:tc>
          <w:tcPr>
            <w:tcW w:w="1303" w:type="pct"/>
            <w:shd w:val="clear" w:color="auto" w:fill="auto"/>
          </w:tcPr>
          <w:p w14:paraId="79AE27DC" w14:textId="29A3CBB8" w:rsidR="00BB1CE8" w:rsidRPr="00EE5AFD" w:rsidRDefault="00E94714" w:rsidP="00C5076C">
            <w:pPr>
              <w:rPr>
                <w:rFonts w:ascii="Raleway" w:hAnsi="Raleway"/>
                <w:iCs/>
                <w:color w:val="000000" w:themeColor="text1"/>
              </w:rPr>
            </w:pPr>
            <w:r w:rsidRPr="00EE5AFD">
              <w:rPr>
                <w:rFonts w:ascii="Raleway" w:hAnsi="Raleway"/>
                <w:iCs/>
                <w:color w:val="000000" w:themeColor="text1"/>
              </w:rPr>
              <w:t>Microsoft Visual Studio installer project 2022</w:t>
            </w:r>
          </w:p>
        </w:tc>
        <w:tc>
          <w:tcPr>
            <w:tcW w:w="2320" w:type="pct"/>
            <w:shd w:val="clear" w:color="auto" w:fill="auto"/>
          </w:tcPr>
          <w:p w14:paraId="293C2393" w14:textId="29ED8338" w:rsidR="00BB1CE8" w:rsidRPr="00EE5AFD" w:rsidRDefault="00E94714" w:rsidP="00C5076C">
            <w:pPr>
              <w:rPr>
                <w:rFonts w:ascii="Raleway" w:hAnsi="Raleway"/>
                <w:iCs/>
                <w:color w:val="000000" w:themeColor="text1"/>
              </w:rPr>
            </w:pPr>
            <w:r w:rsidRPr="00EE5AFD">
              <w:rPr>
                <w:rFonts w:ascii="Raleway" w:hAnsi="Raleway"/>
                <w:iCs/>
                <w:color w:val="000000" w:themeColor="text1"/>
              </w:rPr>
              <w:t>NuGet</w:t>
            </w:r>
          </w:p>
        </w:tc>
        <w:tc>
          <w:tcPr>
            <w:tcW w:w="1377" w:type="pct"/>
          </w:tcPr>
          <w:p w14:paraId="032D939A" w14:textId="29FFD0AA" w:rsidR="00BB1CE8" w:rsidRPr="00EE5AFD" w:rsidRDefault="00E94714" w:rsidP="00C5076C">
            <w:pPr>
              <w:rPr>
                <w:rFonts w:ascii="Raleway" w:hAnsi="Raleway"/>
                <w:iCs/>
                <w:color w:val="000000" w:themeColor="text1"/>
                <w:u w:val="single"/>
              </w:rPr>
            </w:pPr>
            <w:r w:rsidRPr="00EE5AFD">
              <w:rPr>
                <w:rFonts w:ascii="Raleway" w:hAnsi="Raleway"/>
                <w:iCs/>
                <w:color w:val="000000" w:themeColor="text1"/>
                <w:u w:val="single"/>
              </w:rPr>
              <w:t>2.0.1</w:t>
            </w:r>
          </w:p>
        </w:tc>
      </w:tr>
    </w:tbl>
    <w:p w14:paraId="0BAA0687" w14:textId="04A0EFD8" w:rsidR="00BB1CE8" w:rsidRDefault="005B2E47" w:rsidP="00BB1CE8">
      <w:pPr>
        <w:pStyle w:val="Kop1"/>
        <w:jc w:val="left"/>
        <w:rPr>
          <w:rFonts w:ascii="Raleway" w:hAnsi="Raleway" w:cstheme="minorHAnsi"/>
          <w:iCs/>
          <w:color w:val="auto"/>
          <w:sz w:val="24"/>
          <w:szCs w:val="24"/>
        </w:rPr>
      </w:pPr>
      <w:r w:rsidRPr="00F72224">
        <w:rPr>
          <w:rFonts w:ascii="Raleway" w:hAnsi="Raleway" w:cstheme="minorHAnsi"/>
          <w:iCs/>
          <w:color w:val="auto"/>
          <w:sz w:val="24"/>
          <w:szCs w:val="24"/>
        </w:rPr>
        <w:br w:type="page"/>
      </w:r>
    </w:p>
    <w:p w14:paraId="6D527BB0" w14:textId="3D890C4E" w:rsidR="00BB1CE8" w:rsidRPr="00F72224" w:rsidRDefault="00BB1CE8" w:rsidP="00BB1CE8">
      <w:pPr>
        <w:pStyle w:val="Kop1"/>
      </w:pPr>
      <w:r>
        <w:lastRenderedPageBreak/>
        <w:t>Deployment</w:t>
      </w:r>
    </w:p>
    <w:p w14:paraId="2426AE7B" w14:textId="309EFC26" w:rsidR="00BB1CE8" w:rsidRPr="00EE5AFD" w:rsidRDefault="00BB1CE8" w:rsidP="00EE5AFD">
      <w:pPr>
        <w:pStyle w:val="Kop2"/>
        <w:rPr>
          <w:rFonts w:ascii="Raleway" w:hAnsi="Raleway"/>
          <w:color w:val="ED7D31" w:themeColor="accent2"/>
          <w:sz w:val="32"/>
          <w:szCs w:val="22"/>
        </w:rPr>
      </w:pPr>
      <w:r w:rsidRPr="00BB1CE8">
        <w:rPr>
          <w:rFonts w:ascii="Raleway" w:hAnsi="Raleway"/>
          <w:color w:val="ED7D31" w:themeColor="accent2"/>
          <w:sz w:val="32"/>
          <w:szCs w:val="22"/>
        </w:rPr>
        <w:t>Te gebruiken hardware</w:t>
      </w:r>
      <w:r w:rsidR="000825E0">
        <w:rPr>
          <w:rFonts w:ascii="Raleway" w:hAnsi="Raleway"/>
          <w:color w:val="ED7D31" w:themeColor="accent2"/>
          <w:sz w:val="32"/>
          <w:szCs w:val="22"/>
        </w:rPr>
        <w:br/>
      </w:r>
    </w:p>
    <w:tbl>
      <w:tblPr>
        <w:tblStyle w:val="Tabelraster"/>
        <w:tblW w:w="0" w:type="auto"/>
        <w:tblLook w:val="04A0" w:firstRow="1" w:lastRow="0" w:firstColumn="1" w:lastColumn="0" w:noHBand="0" w:noVBand="1"/>
      </w:tblPr>
      <w:tblGrid>
        <w:gridCol w:w="4530"/>
        <w:gridCol w:w="4532"/>
      </w:tblGrid>
      <w:tr w:rsidR="00AC5264" w:rsidRPr="00F72224" w14:paraId="561AC8D0" w14:textId="77777777" w:rsidTr="00487579">
        <w:tc>
          <w:tcPr>
            <w:tcW w:w="4606" w:type="dxa"/>
            <w:shd w:val="clear" w:color="auto" w:fill="00555C"/>
          </w:tcPr>
          <w:p w14:paraId="662773AC" w14:textId="77777777" w:rsidR="00AC5264" w:rsidRPr="00DD770F" w:rsidRDefault="00AC5264" w:rsidP="00487579">
            <w:pPr>
              <w:spacing w:after="200"/>
              <w:rPr>
                <w:rFonts w:ascii="Raleway" w:hAnsi="Raleway"/>
                <w:b/>
                <w:bCs/>
                <w:color w:val="FFF166"/>
              </w:rPr>
            </w:pPr>
            <w:r w:rsidRPr="00DD770F">
              <w:rPr>
                <w:rFonts w:ascii="Raleway" w:hAnsi="Raleway"/>
                <w:b/>
                <w:bCs/>
                <w:color w:val="FFF166"/>
              </w:rPr>
              <w:t>Apparaat</w:t>
            </w:r>
          </w:p>
        </w:tc>
        <w:tc>
          <w:tcPr>
            <w:tcW w:w="4606" w:type="dxa"/>
            <w:shd w:val="clear" w:color="auto" w:fill="00555C"/>
          </w:tcPr>
          <w:p w14:paraId="128D69A6" w14:textId="77777777" w:rsidR="00AC5264" w:rsidRPr="00DD770F" w:rsidRDefault="00AC5264" w:rsidP="00487579">
            <w:pPr>
              <w:spacing w:after="200"/>
              <w:rPr>
                <w:rFonts w:ascii="Raleway" w:hAnsi="Raleway"/>
                <w:b/>
                <w:bCs/>
                <w:color w:val="FFF166"/>
              </w:rPr>
            </w:pPr>
            <w:r w:rsidRPr="00DD770F">
              <w:rPr>
                <w:rFonts w:ascii="Raleway" w:hAnsi="Raleway"/>
                <w:b/>
                <w:bCs/>
                <w:color w:val="FFF166"/>
              </w:rPr>
              <w:t>Vereisten</w:t>
            </w:r>
          </w:p>
        </w:tc>
      </w:tr>
      <w:tr w:rsidR="00AC5264" w:rsidRPr="00F72224" w14:paraId="73F1AAF1" w14:textId="77777777" w:rsidTr="00487579">
        <w:tc>
          <w:tcPr>
            <w:tcW w:w="4606" w:type="dxa"/>
            <w:shd w:val="clear" w:color="auto" w:fill="auto"/>
          </w:tcPr>
          <w:p w14:paraId="5C96C6A7" w14:textId="77777777" w:rsidR="00AC5264" w:rsidRPr="00CB7861" w:rsidRDefault="00AC5264" w:rsidP="00487579">
            <w:pPr>
              <w:spacing w:after="200"/>
              <w:rPr>
                <w:rFonts w:ascii="Raleway" w:hAnsi="Raleway"/>
              </w:rPr>
            </w:pPr>
            <w:r>
              <w:rPr>
                <w:rFonts w:ascii="Raleway" w:hAnsi="Raleway"/>
              </w:rPr>
              <w:t>Laptop (Windows)</w:t>
            </w:r>
          </w:p>
        </w:tc>
        <w:tc>
          <w:tcPr>
            <w:tcW w:w="4606" w:type="dxa"/>
            <w:shd w:val="clear" w:color="auto" w:fill="auto"/>
          </w:tcPr>
          <w:p w14:paraId="1F4FCE82" w14:textId="38C43402" w:rsidR="00AC5264" w:rsidRPr="00CB7861" w:rsidRDefault="00AC5264" w:rsidP="00487579">
            <w:pPr>
              <w:spacing w:after="200"/>
              <w:rPr>
                <w:rFonts w:ascii="Raleway" w:hAnsi="Raleway"/>
              </w:rPr>
            </w:pPr>
            <w:r>
              <w:rPr>
                <w:rFonts w:ascii="Raleway" w:hAnsi="Raleway"/>
              </w:rPr>
              <w:t>2.0</w:t>
            </w:r>
            <w:r w:rsidRPr="00CB7861">
              <w:rPr>
                <w:rFonts w:ascii="Raleway" w:hAnsi="Raleway"/>
              </w:rPr>
              <w:t xml:space="preserve"> Ghz processor</w:t>
            </w:r>
            <w:r>
              <w:rPr>
                <w:rFonts w:ascii="Raleway" w:hAnsi="Raleway"/>
              </w:rPr>
              <w:t xml:space="preserve"> (x4)</w:t>
            </w:r>
          </w:p>
          <w:p w14:paraId="53B222E6" w14:textId="77777777" w:rsidR="00AC5264" w:rsidRPr="00CB7861" w:rsidRDefault="00AC5264" w:rsidP="00487579">
            <w:pPr>
              <w:spacing w:after="200"/>
              <w:rPr>
                <w:rFonts w:ascii="Raleway" w:hAnsi="Raleway"/>
              </w:rPr>
            </w:pPr>
            <w:r w:rsidRPr="00CB7861">
              <w:rPr>
                <w:rFonts w:ascii="Raleway" w:hAnsi="Raleway"/>
              </w:rPr>
              <w:t>16 GB schijfruimte</w:t>
            </w:r>
          </w:p>
        </w:tc>
      </w:tr>
      <w:tr w:rsidR="00AC5264" w:rsidRPr="00F72224" w14:paraId="54419B5B" w14:textId="77777777" w:rsidTr="00487579">
        <w:tc>
          <w:tcPr>
            <w:tcW w:w="4606" w:type="dxa"/>
            <w:shd w:val="clear" w:color="auto" w:fill="auto"/>
          </w:tcPr>
          <w:p w14:paraId="1937D424" w14:textId="77777777" w:rsidR="00AC5264" w:rsidRPr="00CB7861" w:rsidRDefault="00AC5264" w:rsidP="00487579">
            <w:pPr>
              <w:spacing w:after="200"/>
              <w:rPr>
                <w:rFonts w:ascii="Raleway" w:hAnsi="Raleway"/>
              </w:rPr>
            </w:pPr>
            <w:r>
              <w:rPr>
                <w:rFonts w:ascii="Raleway" w:hAnsi="Raleway"/>
              </w:rPr>
              <w:t>Android telefon</w:t>
            </w:r>
          </w:p>
        </w:tc>
        <w:tc>
          <w:tcPr>
            <w:tcW w:w="4606" w:type="dxa"/>
            <w:shd w:val="clear" w:color="auto" w:fill="auto"/>
          </w:tcPr>
          <w:p w14:paraId="0DD234D6" w14:textId="32C24E90" w:rsidR="00AC5264" w:rsidRPr="00CB7861" w:rsidRDefault="00422724" w:rsidP="00487579">
            <w:pPr>
              <w:spacing w:after="200"/>
              <w:rPr>
                <w:rFonts w:ascii="Raleway" w:hAnsi="Raleway"/>
              </w:rPr>
            </w:pPr>
            <w:r>
              <w:rPr>
                <w:rFonts w:ascii="Raleway" w:hAnsi="Raleway"/>
              </w:rPr>
              <w:t>2022 en later</w:t>
            </w:r>
          </w:p>
        </w:tc>
      </w:tr>
      <w:tr w:rsidR="00AC5264" w:rsidRPr="00F72224" w14:paraId="7EAB542E" w14:textId="77777777" w:rsidTr="00487579">
        <w:tc>
          <w:tcPr>
            <w:tcW w:w="4606" w:type="dxa"/>
            <w:shd w:val="clear" w:color="auto" w:fill="auto"/>
          </w:tcPr>
          <w:p w14:paraId="73F1D2F0" w14:textId="77777777" w:rsidR="00AC5264" w:rsidRDefault="00AC5264" w:rsidP="00487579">
            <w:pPr>
              <w:spacing w:after="200"/>
              <w:rPr>
                <w:rFonts w:ascii="Raleway" w:hAnsi="Raleway"/>
              </w:rPr>
            </w:pPr>
            <w:r>
              <w:rPr>
                <w:rFonts w:ascii="Raleway" w:hAnsi="Raleway"/>
              </w:rPr>
              <w:t xml:space="preserve">Iphone </w:t>
            </w:r>
          </w:p>
        </w:tc>
        <w:tc>
          <w:tcPr>
            <w:tcW w:w="4606" w:type="dxa"/>
            <w:shd w:val="clear" w:color="auto" w:fill="auto"/>
          </w:tcPr>
          <w:p w14:paraId="1F363C12" w14:textId="0441C8BA" w:rsidR="00AC5264" w:rsidRDefault="00422724" w:rsidP="00487579">
            <w:pPr>
              <w:spacing w:after="200"/>
              <w:rPr>
                <w:rFonts w:ascii="Raleway" w:hAnsi="Raleway"/>
              </w:rPr>
            </w:pPr>
            <w:r>
              <w:rPr>
                <w:rFonts w:ascii="Raleway" w:hAnsi="Raleway"/>
              </w:rPr>
              <w:t xml:space="preserve"> 10 en later</w:t>
            </w:r>
          </w:p>
        </w:tc>
      </w:tr>
    </w:tbl>
    <w:p w14:paraId="684F00D7" w14:textId="77777777" w:rsidR="00BB1CE8" w:rsidRPr="00F72224" w:rsidRDefault="00BB1CE8" w:rsidP="00BB1CE8">
      <w:pPr>
        <w:spacing w:after="200" w:line="276" w:lineRule="auto"/>
        <w:rPr>
          <w:rFonts w:ascii="Raleway" w:hAnsi="Raleway"/>
        </w:rPr>
      </w:pPr>
    </w:p>
    <w:p w14:paraId="39E02919" w14:textId="77777777" w:rsidR="00BB1CE8" w:rsidRPr="00BB1CE8" w:rsidRDefault="00BB1CE8" w:rsidP="00BB1CE8">
      <w:pPr>
        <w:pStyle w:val="Kop2"/>
        <w:rPr>
          <w:rFonts w:ascii="Raleway" w:hAnsi="Raleway"/>
          <w:b/>
          <w:bCs/>
          <w:color w:val="ED7D31" w:themeColor="accent2"/>
          <w:sz w:val="22"/>
          <w:szCs w:val="22"/>
        </w:rPr>
      </w:pPr>
      <w:r w:rsidRPr="00BB1CE8">
        <w:rPr>
          <w:rFonts w:ascii="Raleway" w:hAnsi="Raleway"/>
          <w:color w:val="ED7D31" w:themeColor="accent2"/>
          <w:sz w:val="32"/>
          <w:szCs w:val="22"/>
        </w:rPr>
        <w:t>Te gebruiken software</w:t>
      </w:r>
    </w:p>
    <w:p w14:paraId="6EDF485C" w14:textId="77777777" w:rsidR="00BB1CE8" w:rsidRPr="00F72224" w:rsidRDefault="00BB1CE8" w:rsidP="00BB1CE8">
      <w:pPr>
        <w:rPr>
          <w:rFonts w:ascii="Raleway" w:hAnsi="Raleway"/>
          <w:i/>
        </w:rPr>
      </w:pPr>
    </w:p>
    <w:tbl>
      <w:tblPr>
        <w:tblW w:w="506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1"/>
        <w:gridCol w:w="4311"/>
        <w:gridCol w:w="2578"/>
      </w:tblGrid>
      <w:tr w:rsidR="00BB1CE8" w:rsidRPr="00F72224" w14:paraId="5CFE7484" w14:textId="77777777" w:rsidTr="00AC5264">
        <w:trPr>
          <w:trHeight w:val="630"/>
        </w:trPr>
        <w:tc>
          <w:tcPr>
            <w:tcW w:w="1248" w:type="pct"/>
            <w:shd w:val="clear" w:color="auto" w:fill="00555C"/>
          </w:tcPr>
          <w:p w14:paraId="06E7EC02" w14:textId="77777777" w:rsidR="00BB1CE8" w:rsidRPr="00DD770F" w:rsidRDefault="00BB1CE8" w:rsidP="00487579">
            <w:pPr>
              <w:rPr>
                <w:rFonts w:ascii="Raleway" w:hAnsi="Raleway"/>
                <w:b/>
                <w:bCs/>
                <w:iCs/>
                <w:color w:val="FFF166"/>
              </w:rPr>
            </w:pPr>
            <w:r w:rsidRPr="00DD770F">
              <w:rPr>
                <w:rFonts w:ascii="Raleway" w:hAnsi="Raleway"/>
                <w:b/>
                <w:bCs/>
                <w:iCs/>
                <w:color w:val="FFF166"/>
              </w:rPr>
              <w:t>Software</w:t>
            </w:r>
          </w:p>
        </w:tc>
        <w:tc>
          <w:tcPr>
            <w:tcW w:w="2348" w:type="pct"/>
            <w:shd w:val="clear" w:color="auto" w:fill="00555C"/>
          </w:tcPr>
          <w:p w14:paraId="0A55C280" w14:textId="77777777" w:rsidR="00BB1CE8" w:rsidRPr="00DD770F" w:rsidRDefault="00BB1CE8" w:rsidP="00487579">
            <w:pPr>
              <w:rPr>
                <w:rFonts w:ascii="Raleway" w:hAnsi="Raleway"/>
                <w:b/>
                <w:bCs/>
                <w:iCs/>
                <w:color w:val="FFF166"/>
              </w:rPr>
            </w:pPr>
            <w:r w:rsidRPr="00DD770F">
              <w:rPr>
                <w:rFonts w:ascii="Raleway" w:hAnsi="Raleway"/>
                <w:b/>
                <w:bCs/>
                <w:iCs/>
                <w:color w:val="FFF166"/>
              </w:rPr>
              <w:t>Opmerkingen</w:t>
            </w:r>
          </w:p>
        </w:tc>
        <w:tc>
          <w:tcPr>
            <w:tcW w:w="1404" w:type="pct"/>
            <w:shd w:val="clear" w:color="auto" w:fill="00555C"/>
          </w:tcPr>
          <w:p w14:paraId="17135DB4" w14:textId="77777777" w:rsidR="00BB1CE8" w:rsidRPr="00DD770F" w:rsidRDefault="00BB1CE8" w:rsidP="00487579">
            <w:pPr>
              <w:rPr>
                <w:rFonts w:ascii="Raleway" w:hAnsi="Raleway"/>
                <w:b/>
                <w:bCs/>
                <w:iCs/>
                <w:color w:val="FFF166"/>
              </w:rPr>
            </w:pPr>
            <w:r w:rsidRPr="00DD770F">
              <w:rPr>
                <w:rFonts w:ascii="Raleway" w:hAnsi="Raleway"/>
                <w:b/>
                <w:bCs/>
                <w:iCs/>
                <w:color w:val="FFF166"/>
              </w:rPr>
              <w:t>Versie(s)</w:t>
            </w:r>
          </w:p>
        </w:tc>
      </w:tr>
      <w:tr w:rsidR="00BB1CE8" w:rsidRPr="00F72224" w14:paraId="70EFB64C" w14:textId="77777777" w:rsidTr="00AC5264">
        <w:trPr>
          <w:trHeight w:val="630"/>
        </w:trPr>
        <w:tc>
          <w:tcPr>
            <w:tcW w:w="1248" w:type="pct"/>
            <w:shd w:val="clear" w:color="auto" w:fill="auto"/>
          </w:tcPr>
          <w:p w14:paraId="28C8D9A6" w14:textId="7F95994D" w:rsidR="00BB1CE8" w:rsidRPr="00F72224" w:rsidRDefault="00122A04" w:rsidP="00487579">
            <w:pPr>
              <w:rPr>
                <w:rFonts w:ascii="Raleway" w:hAnsi="Raleway"/>
                <w:i/>
                <w:color w:val="808080" w:themeColor="background1" w:themeShade="80"/>
              </w:rPr>
            </w:pPr>
            <w:r>
              <w:rPr>
                <w:rFonts w:ascii="Raleway" w:hAnsi="Raleway"/>
              </w:rPr>
              <w:t>Windows</w:t>
            </w:r>
          </w:p>
        </w:tc>
        <w:tc>
          <w:tcPr>
            <w:tcW w:w="2348" w:type="pct"/>
            <w:shd w:val="clear" w:color="auto" w:fill="auto"/>
          </w:tcPr>
          <w:p w14:paraId="3C528C26" w14:textId="57448570" w:rsidR="00BB1CE8" w:rsidRPr="00F72224" w:rsidRDefault="00122A04" w:rsidP="00487579">
            <w:pPr>
              <w:rPr>
                <w:rFonts w:ascii="Raleway" w:hAnsi="Raleway"/>
                <w:i/>
                <w:color w:val="808080" w:themeColor="background1" w:themeShade="80"/>
              </w:rPr>
            </w:pPr>
            <w:r>
              <w:rPr>
                <w:rFonts w:ascii="Raleway" w:hAnsi="Raleway"/>
              </w:rPr>
              <w:t xml:space="preserve"> .NET FRAMEWORK 4.8.1</w:t>
            </w:r>
          </w:p>
        </w:tc>
        <w:tc>
          <w:tcPr>
            <w:tcW w:w="1404" w:type="pct"/>
          </w:tcPr>
          <w:p w14:paraId="45D75549" w14:textId="53E6A156" w:rsidR="00122A04" w:rsidRPr="00122A04" w:rsidRDefault="00122A04" w:rsidP="00487579">
            <w:pPr>
              <w:rPr>
                <w:rFonts w:ascii="Raleway" w:hAnsi="Raleway"/>
                <w:iCs/>
                <w:color w:val="808080" w:themeColor="background1" w:themeShade="80"/>
              </w:rPr>
            </w:pPr>
            <w:r>
              <w:rPr>
                <w:rFonts w:ascii="Raleway" w:hAnsi="Raleway"/>
              </w:rPr>
              <w:t>Windows 11 10.022631 Build 22631</w:t>
            </w:r>
          </w:p>
        </w:tc>
      </w:tr>
      <w:tr w:rsidR="00AC5264" w:rsidRPr="00F72224" w14:paraId="432C0CD5" w14:textId="77777777" w:rsidTr="00AC5264">
        <w:trPr>
          <w:trHeight w:val="608"/>
        </w:trPr>
        <w:tc>
          <w:tcPr>
            <w:tcW w:w="1248" w:type="pct"/>
            <w:shd w:val="clear" w:color="auto" w:fill="auto"/>
          </w:tcPr>
          <w:p w14:paraId="37316737" w14:textId="29270FE4" w:rsidR="00122A04" w:rsidRPr="00122A04" w:rsidRDefault="00AC5264" w:rsidP="00AC5264">
            <w:pPr>
              <w:rPr>
                <w:rFonts w:ascii="Raleway" w:hAnsi="Raleway"/>
              </w:rPr>
            </w:pPr>
            <w:r>
              <w:rPr>
                <w:rFonts w:ascii="Raleway" w:hAnsi="Raleway"/>
              </w:rPr>
              <w:t>Android telefon</w:t>
            </w:r>
          </w:p>
        </w:tc>
        <w:tc>
          <w:tcPr>
            <w:tcW w:w="2348" w:type="pct"/>
            <w:shd w:val="clear" w:color="auto" w:fill="auto"/>
          </w:tcPr>
          <w:p w14:paraId="7D516824" w14:textId="71647ED3" w:rsidR="00122A04" w:rsidRPr="00122A04" w:rsidRDefault="00AC5264" w:rsidP="00AC5264">
            <w:pPr>
              <w:rPr>
                <w:rFonts w:ascii="Raleway" w:hAnsi="Raleway"/>
              </w:rPr>
            </w:pPr>
            <w:r>
              <w:rPr>
                <w:rFonts w:ascii="Raleway" w:hAnsi="Raleway"/>
              </w:rPr>
              <w:t>Android 13 ++</w:t>
            </w:r>
            <w:r w:rsidR="00122A04">
              <w:rPr>
                <w:rFonts w:ascii="Raleway" w:hAnsi="Raleway"/>
              </w:rPr>
              <w:t xml:space="preserve">  </w:t>
            </w:r>
          </w:p>
        </w:tc>
        <w:tc>
          <w:tcPr>
            <w:tcW w:w="1404" w:type="pct"/>
          </w:tcPr>
          <w:p w14:paraId="37153200" w14:textId="178BD930" w:rsidR="00122A04" w:rsidRPr="00122A04" w:rsidRDefault="00AC5264" w:rsidP="00AC5264">
            <w:pPr>
              <w:rPr>
                <w:rFonts w:ascii="Raleway" w:hAnsi="Raleway"/>
              </w:rPr>
            </w:pPr>
            <w:r>
              <w:rPr>
                <w:rFonts w:ascii="Raleway" w:hAnsi="Raleway"/>
              </w:rPr>
              <w:t>Android telefon</w:t>
            </w:r>
          </w:p>
        </w:tc>
      </w:tr>
      <w:tr w:rsidR="00AC5264" w:rsidRPr="00F72224" w14:paraId="5693E681" w14:textId="77777777" w:rsidTr="00AC5264">
        <w:trPr>
          <w:trHeight w:val="608"/>
        </w:trPr>
        <w:tc>
          <w:tcPr>
            <w:tcW w:w="1248" w:type="pct"/>
            <w:shd w:val="clear" w:color="auto" w:fill="auto"/>
          </w:tcPr>
          <w:p w14:paraId="0BF51143" w14:textId="239C935C" w:rsidR="00AC5264" w:rsidRPr="00F72224" w:rsidRDefault="00AC5264" w:rsidP="00AC5264">
            <w:pPr>
              <w:rPr>
                <w:rFonts w:ascii="Raleway" w:hAnsi="Raleway"/>
                <w:i/>
                <w:color w:val="808080" w:themeColor="background1" w:themeShade="80"/>
              </w:rPr>
            </w:pPr>
            <w:r>
              <w:rPr>
                <w:rFonts w:ascii="Raleway" w:hAnsi="Raleway"/>
              </w:rPr>
              <w:t xml:space="preserve">Iphone </w:t>
            </w:r>
          </w:p>
        </w:tc>
        <w:tc>
          <w:tcPr>
            <w:tcW w:w="2348" w:type="pct"/>
            <w:shd w:val="clear" w:color="auto" w:fill="auto"/>
          </w:tcPr>
          <w:p w14:paraId="53A3EE90" w14:textId="202AE385" w:rsidR="00AC5264" w:rsidRDefault="00AC5264" w:rsidP="00AC5264">
            <w:pPr>
              <w:rPr>
                <w:rFonts w:ascii="Raleway" w:hAnsi="Raleway"/>
                <w:i/>
                <w:color w:val="808080" w:themeColor="background1" w:themeShade="80"/>
              </w:rPr>
            </w:pPr>
            <w:r>
              <w:rPr>
                <w:rFonts w:ascii="Raleway" w:hAnsi="Raleway"/>
              </w:rPr>
              <w:t>IOS 16 ++</w:t>
            </w:r>
          </w:p>
        </w:tc>
        <w:tc>
          <w:tcPr>
            <w:tcW w:w="1404" w:type="pct"/>
          </w:tcPr>
          <w:p w14:paraId="5303DF21" w14:textId="0C56DE2B" w:rsidR="00AC5264" w:rsidRPr="0027779F" w:rsidRDefault="00AC5264" w:rsidP="00AC5264">
            <w:pPr>
              <w:rPr>
                <w:rFonts w:ascii="Raleway" w:hAnsi="Raleway"/>
                <w:i/>
                <w:color w:val="808080" w:themeColor="background1" w:themeShade="80"/>
                <w:u w:val="single"/>
              </w:rPr>
            </w:pPr>
            <w:r>
              <w:rPr>
                <w:rFonts w:ascii="Raleway" w:hAnsi="Raleway"/>
              </w:rPr>
              <w:t xml:space="preserve">Iphone </w:t>
            </w:r>
          </w:p>
        </w:tc>
      </w:tr>
    </w:tbl>
    <w:p w14:paraId="02FEC3D3" w14:textId="77777777" w:rsidR="00BB1CE8" w:rsidRPr="00F72224" w:rsidRDefault="00BB1CE8" w:rsidP="00BB1CE8">
      <w:pPr>
        <w:pStyle w:val="Kop1"/>
        <w:jc w:val="left"/>
        <w:rPr>
          <w:rFonts w:ascii="Raleway" w:hAnsi="Raleway" w:cstheme="minorHAnsi"/>
          <w:color w:val="auto"/>
          <w:sz w:val="24"/>
          <w:szCs w:val="24"/>
        </w:rPr>
      </w:pPr>
      <w:r w:rsidRPr="00F72224">
        <w:rPr>
          <w:rFonts w:ascii="Raleway" w:hAnsi="Raleway" w:cstheme="minorHAnsi"/>
          <w:iCs/>
          <w:color w:val="auto"/>
          <w:sz w:val="24"/>
          <w:szCs w:val="24"/>
        </w:rPr>
        <w:br w:type="page"/>
      </w:r>
    </w:p>
    <w:p w14:paraId="2D1DDA75" w14:textId="02AB2AC8" w:rsidR="00BB1CE8" w:rsidRDefault="00BB1CE8">
      <w:pPr>
        <w:rPr>
          <w:rFonts w:ascii="Raleway" w:eastAsiaTheme="majorEastAsia" w:hAnsi="Raleway" w:cstheme="minorHAnsi"/>
          <w:iCs/>
          <w:sz w:val="24"/>
          <w:szCs w:val="24"/>
        </w:rPr>
      </w:pPr>
    </w:p>
    <w:p w14:paraId="75A2E10F" w14:textId="77777777" w:rsidR="00BB1CE8" w:rsidRPr="00BB1CE8" w:rsidRDefault="00BB1CE8" w:rsidP="00BB1CE8">
      <w:pPr>
        <w:pStyle w:val="Kop1"/>
        <w:jc w:val="left"/>
        <w:rPr>
          <w:rFonts w:ascii="Raleway" w:hAnsi="Raleway" w:cstheme="minorHAnsi"/>
          <w:iCs/>
          <w:color w:val="auto"/>
          <w:sz w:val="24"/>
          <w:szCs w:val="24"/>
        </w:rPr>
      </w:pPr>
    </w:p>
    <w:sdt>
      <w:sdtPr>
        <w:rPr>
          <w:rFonts w:ascii="Raleway" w:eastAsiaTheme="minorHAnsi" w:hAnsi="Raleway" w:cstheme="minorHAnsi"/>
          <w:b w:val="0"/>
          <w:bCs w:val="0"/>
          <w:color w:val="auto"/>
          <w:sz w:val="24"/>
          <w:szCs w:val="24"/>
          <w:lang w:eastAsia="en-US"/>
        </w:rPr>
        <w:id w:val="1732571071"/>
        <w:docPartObj>
          <w:docPartGallery w:val="Table of Contents"/>
          <w:docPartUnique/>
        </w:docPartObj>
      </w:sdtPr>
      <w:sdtEndPr>
        <w:rPr>
          <w:noProof/>
          <w:sz w:val="15"/>
          <w:szCs w:val="15"/>
        </w:rPr>
      </w:sdtEndPr>
      <w:sdtContent>
        <w:p w14:paraId="19829C5E" w14:textId="1FA775A5" w:rsidR="005B2E47" w:rsidRPr="00DD770F" w:rsidRDefault="00B46E78">
          <w:pPr>
            <w:pStyle w:val="Kopvaninhoudsopgave"/>
            <w:rPr>
              <w:rFonts w:ascii="Raleway" w:hAnsi="Raleway" w:cstheme="minorHAnsi"/>
              <w:b w:val="0"/>
              <w:bCs w:val="0"/>
              <w:color w:val="EC644A"/>
              <w:sz w:val="32"/>
              <w:szCs w:val="32"/>
              <w:lang w:val="en-US"/>
            </w:rPr>
          </w:pPr>
          <w:r w:rsidRPr="00DD770F">
            <w:rPr>
              <w:rFonts w:ascii="Raleway" w:hAnsi="Raleway" w:cstheme="minorHAnsi"/>
              <w:b w:val="0"/>
              <w:bCs w:val="0"/>
              <w:color w:val="EC644A"/>
              <w:sz w:val="32"/>
              <w:szCs w:val="32"/>
              <w:lang w:val="en-US"/>
            </w:rPr>
            <w:t>Inhoudsopgave</w:t>
          </w:r>
        </w:p>
        <w:p w14:paraId="3D3499C4" w14:textId="10472254" w:rsidR="005D456A" w:rsidRPr="00F734B0" w:rsidRDefault="005B2E47">
          <w:pPr>
            <w:pStyle w:val="Inhopg1"/>
            <w:tabs>
              <w:tab w:val="right" w:leader="dot" w:pos="9062"/>
            </w:tabs>
            <w:rPr>
              <w:rFonts w:ascii="Raleway" w:eastAsiaTheme="minorEastAsia" w:hAnsi="Raleway" w:cstheme="minorBidi"/>
              <w:b w:val="0"/>
              <w:bCs w:val="0"/>
              <w:i w:val="0"/>
              <w:iCs w:val="0"/>
              <w:noProof/>
              <w:kern w:val="2"/>
            </w:rPr>
          </w:pPr>
          <w:r w:rsidRPr="00672D37">
            <w:rPr>
              <w:rFonts w:ascii="Raleway" w:hAnsi="Raleway"/>
              <w:b w:val="0"/>
              <w:bCs w:val="0"/>
              <w:sz w:val="15"/>
              <w:szCs w:val="15"/>
            </w:rPr>
            <w:fldChar w:fldCharType="begin"/>
          </w:r>
          <w:r w:rsidRPr="00672D37">
            <w:rPr>
              <w:rFonts w:ascii="Raleway" w:hAnsi="Raleway"/>
              <w:sz w:val="15"/>
              <w:szCs w:val="15"/>
              <w:lang w:val="en-US"/>
            </w:rPr>
            <w:instrText xml:space="preserve"> TOC \o "1-3" \h \z \u </w:instrText>
          </w:r>
          <w:r w:rsidRPr="00672D37">
            <w:rPr>
              <w:rFonts w:ascii="Raleway" w:hAnsi="Raleway"/>
              <w:b w:val="0"/>
              <w:bCs w:val="0"/>
              <w:sz w:val="15"/>
              <w:szCs w:val="15"/>
            </w:rPr>
            <w:fldChar w:fldCharType="separate"/>
          </w:r>
          <w:hyperlink w:anchor="_Toc153523475" w:history="1">
            <w:r w:rsidR="005D456A" w:rsidRPr="005D456A">
              <w:rPr>
                <w:rStyle w:val="Hyperlink"/>
                <w:rFonts w:ascii="Raleway" w:hAnsi="Raleway"/>
                <w:b w:val="0"/>
                <w:bCs w:val="0"/>
                <w:noProof/>
              </w:rPr>
              <w:t>Documenthistorie</w:t>
            </w:r>
            <w:r w:rsidR="005D456A" w:rsidRPr="005D456A">
              <w:rPr>
                <w:rFonts w:ascii="Raleway" w:hAnsi="Raleway"/>
                <w:b w:val="0"/>
                <w:bCs w:val="0"/>
                <w:noProof/>
                <w:webHidden/>
              </w:rPr>
              <w:tab/>
            </w:r>
            <w:r w:rsidR="005D456A" w:rsidRPr="005D456A">
              <w:rPr>
                <w:rFonts w:ascii="Raleway" w:hAnsi="Raleway"/>
                <w:b w:val="0"/>
                <w:bCs w:val="0"/>
                <w:noProof/>
                <w:webHidden/>
              </w:rPr>
              <w:fldChar w:fldCharType="begin"/>
            </w:r>
            <w:r w:rsidR="005D456A" w:rsidRPr="005D456A">
              <w:rPr>
                <w:rFonts w:ascii="Raleway" w:hAnsi="Raleway"/>
                <w:b w:val="0"/>
                <w:bCs w:val="0"/>
                <w:noProof/>
                <w:webHidden/>
              </w:rPr>
              <w:instrText xml:space="preserve"> PAGEREF _Toc153523475 \h </w:instrText>
            </w:r>
            <w:r w:rsidR="005D456A" w:rsidRPr="005D456A">
              <w:rPr>
                <w:rFonts w:ascii="Raleway" w:hAnsi="Raleway"/>
                <w:b w:val="0"/>
                <w:bCs w:val="0"/>
                <w:noProof/>
                <w:webHidden/>
              </w:rPr>
            </w:r>
            <w:r w:rsidR="005D456A" w:rsidRPr="005D456A">
              <w:rPr>
                <w:rFonts w:ascii="Raleway" w:hAnsi="Raleway"/>
                <w:b w:val="0"/>
                <w:bCs w:val="0"/>
                <w:noProof/>
                <w:webHidden/>
              </w:rPr>
              <w:fldChar w:fldCharType="separate"/>
            </w:r>
            <w:r w:rsidR="005D456A" w:rsidRPr="005D456A">
              <w:rPr>
                <w:rFonts w:ascii="Raleway" w:hAnsi="Raleway"/>
                <w:b w:val="0"/>
                <w:bCs w:val="0"/>
                <w:noProof/>
                <w:webHidden/>
              </w:rPr>
              <w:t>2</w:t>
            </w:r>
            <w:r w:rsidR="005D456A" w:rsidRPr="005D456A">
              <w:rPr>
                <w:rFonts w:ascii="Raleway" w:hAnsi="Raleway"/>
                <w:b w:val="0"/>
                <w:bCs w:val="0"/>
                <w:noProof/>
                <w:webHidden/>
              </w:rPr>
              <w:fldChar w:fldCharType="end"/>
            </w:r>
          </w:hyperlink>
        </w:p>
        <w:p w14:paraId="25FBD7A3" w14:textId="52A7CF73" w:rsidR="005D456A" w:rsidRPr="00F734B0" w:rsidRDefault="00000000">
          <w:pPr>
            <w:pStyle w:val="Inhopg2"/>
            <w:tabs>
              <w:tab w:val="right" w:leader="dot" w:pos="9062"/>
            </w:tabs>
            <w:rPr>
              <w:rFonts w:ascii="Raleway" w:eastAsiaTheme="minorEastAsia" w:hAnsi="Raleway" w:cstheme="minorBidi"/>
              <w:b w:val="0"/>
              <w:bCs w:val="0"/>
              <w:noProof/>
              <w:kern w:val="2"/>
              <w:sz w:val="24"/>
              <w:szCs w:val="24"/>
            </w:rPr>
          </w:pPr>
          <w:hyperlink w:anchor="_Toc153523476" w:history="1">
            <w:r w:rsidR="005D456A" w:rsidRPr="005D456A">
              <w:rPr>
                <w:rStyle w:val="Hyperlink"/>
                <w:rFonts w:ascii="Raleway" w:hAnsi="Raleway"/>
                <w:b w:val="0"/>
                <w:bCs w:val="0"/>
                <w:noProof/>
                <w:sz w:val="24"/>
                <w:szCs w:val="24"/>
              </w:rPr>
              <w:t>Te gebruiken hardware</w:t>
            </w:r>
            <w:r w:rsidR="005D456A" w:rsidRPr="005D456A">
              <w:rPr>
                <w:rFonts w:ascii="Raleway" w:hAnsi="Raleway"/>
                <w:b w:val="0"/>
                <w:bCs w:val="0"/>
                <w:noProof/>
                <w:webHidden/>
                <w:sz w:val="24"/>
                <w:szCs w:val="24"/>
              </w:rPr>
              <w:tab/>
            </w:r>
            <w:r w:rsidR="005D456A" w:rsidRPr="005D456A">
              <w:rPr>
                <w:rFonts w:ascii="Raleway" w:hAnsi="Raleway"/>
                <w:b w:val="0"/>
                <w:bCs w:val="0"/>
                <w:noProof/>
                <w:webHidden/>
                <w:sz w:val="24"/>
                <w:szCs w:val="24"/>
              </w:rPr>
              <w:fldChar w:fldCharType="begin"/>
            </w:r>
            <w:r w:rsidR="005D456A" w:rsidRPr="005D456A">
              <w:rPr>
                <w:rFonts w:ascii="Raleway" w:hAnsi="Raleway"/>
                <w:b w:val="0"/>
                <w:bCs w:val="0"/>
                <w:noProof/>
                <w:webHidden/>
                <w:sz w:val="24"/>
                <w:szCs w:val="24"/>
              </w:rPr>
              <w:instrText xml:space="preserve"> PAGEREF _Toc153523476 \h </w:instrText>
            </w:r>
            <w:r w:rsidR="005D456A" w:rsidRPr="005D456A">
              <w:rPr>
                <w:rFonts w:ascii="Raleway" w:hAnsi="Raleway"/>
                <w:b w:val="0"/>
                <w:bCs w:val="0"/>
                <w:noProof/>
                <w:webHidden/>
                <w:sz w:val="24"/>
                <w:szCs w:val="24"/>
              </w:rPr>
            </w:r>
            <w:r w:rsidR="005D456A" w:rsidRPr="005D456A">
              <w:rPr>
                <w:rFonts w:ascii="Raleway" w:hAnsi="Raleway"/>
                <w:b w:val="0"/>
                <w:bCs w:val="0"/>
                <w:noProof/>
                <w:webHidden/>
                <w:sz w:val="24"/>
                <w:szCs w:val="24"/>
              </w:rPr>
              <w:fldChar w:fldCharType="separate"/>
            </w:r>
            <w:r w:rsidR="005D456A" w:rsidRPr="005D456A">
              <w:rPr>
                <w:rFonts w:ascii="Raleway" w:hAnsi="Raleway"/>
                <w:b w:val="0"/>
                <w:bCs w:val="0"/>
                <w:noProof/>
                <w:webHidden/>
                <w:sz w:val="24"/>
                <w:szCs w:val="24"/>
              </w:rPr>
              <w:t>3</w:t>
            </w:r>
            <w:r w:rsidR="005D456A" w:rsidRPr="005D456A">
              <w:rPr>
                <w:rFonts w:ascii="Raleway" w:hAnsi="Raleway"/>
                <w:b w:val="0"/>
                <w:bCs w:val="0"/>
                <w:noProof/>
                <w:webHidden/>
                <w:sz w:val="24"/>
                <w:szCs w:val="24"/>
              </w:rPr>
              <w:fldChar w:fldCharType="end"/>
            </w:r>
          </w:hyperlink>
        </w:p>
        <w:p w14:paraId="498C3D1D" w14:textId="5D3E3496" w:rsidR="005D456A" w:rsidRPr="00F734B0" w:rsidRDefault="00000000">
          <w:pPr>
            <w:pStyle w:val="Inhopg2"/>
            <w:tabs>
              <w:tab w:val="right" w:leader="dot" w:pos="9062"/>
            </w:tabs>
            <w:rPr>
              <w:rFonts w:ascii="Raleway" w:eastAsiaTheme="minorEastAsia" w:hAnsi="Raleway" w:cstheme="minorBidi"/>
              <w:b w:val="0"/>
              <w:bCs w:val="0"/>
              <w:noProof/>
              <w:kern w:val="2"/>
              <w:sz w:val="24"/>
              <w:szCs w:val="24"/>
            </w:rPr>
          </w:pPr>
          <w:hyperlink w:anchor="_Toc153523477" w:history="1">
            <w:r w:rsidR="005D456A" w:rsidRPr="005D456A">
              <w:rPr>
                <w:rStyle w:val="Hyperlink"/>
                <w:rFonts w:ascii="Raleway" w:hAnsi="Raleway"/>
                <w:b w:val="0"/>
                <w:bCs w:val="0"/>
                <w:noProof/>
                <w:sz w:val="24"/>
                <w:szCs w:val="24"/>
              </w:rPr>
              <w:t>Te gebruiken software</w:t>
            </w:r>
            <w:r w:rsidR="005D456A" w:rsidRPr="005D456A">
              <w:rPr>
                <w:rFonts w:ascii="Raleway" w:hAnsi="Raleway"/>
                <w:b w:val="0"/>
                <w:bCs w:val="0"/>
                <w:noProof/>
                <w:webHidden/>
                <w:sz w:val="24"/>
                <w:szCs w:val="24"/>
              </w:rPr>
              <w:tab/>
            </w:r>
            <w:r w:rsidR="005D456A" w:rsidRPr="005D456A">
              <w:rPr>
                <w:rFonts w:ascii="Raleway" w:hAnsi="Raleway"/>
                <w:b w:val="0"/>
                <w:bCs w:val="0"/>
                <w:noProof/>
                <w:webHidden/>
                <w:sz w:val="24"/>
                <w:szCs w:val="24"/>
              </w:rPr>
              <w:fldChar w:fldCharType="begin"/>
            </w:r>
            <w:r w:rsidR="005D456A" w:rsidRPr="005D456A">
              <w:rPr>
                <w:rFonts w:ascii="Raleway" w:hAnsi="Raleway"/>
                <w:b w:val="0"/>
                <w:bCs w:val="0"/>
                <w:noProof/>
                <w:webHidden/>
                <w:sz w:val="24"/>
                <w:szCs w:val="24"/>
              </w:rPr>
              <w:instrText xml:space="preserve"> PAGEREF _Toc153523477 \h </w:instrText>
            </w:r>
            <w:r w:rsidR="005D456A" w:rsidRPr="005D456A">
              <w:rPr>
                <w:rFonts w:ascii="Raleway" w:hAnsi="Raleway"/>
                <w:b w:val="0"/>
                <w:bCs w:val="0"/>
                <w:noProof/>
                <w:webHidden/>
                <w:sz w:val="24"/>
                <w:szCs w:val="24"/>
              </w:rPr>
            </w:r>
            <w:r w:rsidR="005D456A" w:rsidRPr="005D456A">
              <w:rPr>
                <w:rFonts w:ascii="Raleway" w:hAnsi="Raleway"/>
                <w:b w:val="0"/>
                <w:bCs w:val="0"/>
                <w:noProof/>
                <w:webHidden/>
                <w:sz w:val="24"/>
                <w:szCs w:val="24"/>
              </w:rPr>
              <w:fldChar w:fldCharType="separate"/>
            </w:r>
            <w:r w:rsidR="005D456A" w:rsidRPr="005D456A">
              <w:rPr>
                <w:rFonts w:ascii="Raleway" w:hAnsi="Raleway"/>
                <w:b w:val="0"/>
                <w:bCs w:val="0"/>
                <w:noProof/>
                <w:webHidden/>
                <w:sz w:val="24"/>
                <w:szCs w:val="24"/>
              </w:rPr>
              <w:t>3</w:t>
            </w:r>
            <w:r w:rsidR="005D456A" w:rsidRPr="005D456A">
              <w:rPr>
                <w:rFonts w:ascii="Raleway" w:hAnsi="Raleway"/>
                <w:b w:val="0"/>
                <w:bCs w:val="0"/>
                <w:noProof/>
                <w:webHidden/>
                <w:sz w:val="24"/>
                <w:szCs w:val="24"/>
              </w:rPr>
              <w:fldChar w:fldCharType="end"/>
            </w:r>
          </w:hyperlink>
        </w:p>
        <w:p w14:paraId="24116484" w14:textId="3C385FDA" w:rsidR="005D456A" w:rsidRPr="00F734B0" w:rsidRDefault="00000000">
          <w:pPr>
            <w:pStyle w:val="Inhopg1"/>
            <w:tabs>
              <w:tab w:val="right" w:leader="dot" w:pos="9062"/>
            </w:tabs>
            <w:rPr>
              <w:rFonts w:ascii="Raleway" w:eastAsiaTheme="minorEastAsia" w:hAnsi="Raleway" w:cstheme="minorBidi"/>
              <w:b w:val="0"/>
              <w:bCs w:val="0"/>
              <w:i w:val="0"/>
              <w:iCs w:val="0"/>
              <w:noProof/>
              <w:kern w:val="2"/>
            </w:rPr>
          </w:pPr>
          <w:hyperlink w:anchor="_Toc153523478" w:history="1">
            <w:r w:rsidR="005D456A" w:rsidRPr="005D456A">
              <w:rPr>
                <w:rStyle w:val="Hyperlink"/>
                <w:rFonts w:ascii="Raleway" w:hAnsi="Raleway"/>
                <w:b w:val="0"/>
                <w:bCs w:val="0"/>
                <w:noProof/>
              </w:rPr>
              <w:t>Samenwerkingscontract</w:t>
            </w:r>
            <w:r w:rsidR="005D456A" w:rsidRPr="005D456A">
              <w:rPr>
                <w:rFonts w:ascii="Raleway" w:hAnsi="Raleway"/>
                <w:b w:val="0"/>
                <w:bCs w:val="0"/>
                <w:noProof/>
                <w:webHidden/>
              </w:rPr>
              <w:tab/>
            </w:r>
            <w:r w:rsidR="005D456A" w:rsidRPr="005D456A">
              <w:rPr>
                <w:rFonts w:ascii="Raleway" w:hAnsi="Raleway"/>
                <w:b w:val="0"/>
                <w:bCs w:val="0"/>
                <w:noProof/>
                <w:webHidden/>
              </w:rPr>
              <w:fldChar w:fldCharType="begin"/>
            </w:r>
            <w:r w:rsidR="005D456A" w:rsidRPr="005D456A">
              <w:rPr>
                <w:rFonts w:ascii="Raleway" w:hAnsi="Raleway"/>
                <w:b w:val="0"/>
                <w:bCs w:val="0"/>
                <w:noProof/>
                <w:webHidden/>
              </w:rPr>
              <w:instrText xml:space="preserve"> PAGEREF _Toc153523478 \h </w:instrText>
            </w:r>
            <w:r w:rsidR="005D456A" w:rsidRPr="005D456A">
              <w:rPr>
                <w:rFonts w:ascii="Raleway" w:hAnsi="Raleway"/>
                <w:b w:val="0"/>
                <w:bCs w:val="0"/>
                <w:noProof/>
                <w:webHidden/>
              </w:rPr>
            </w:r>
            <w:r w:rsidR="005D456A" w:rsidRPr="005D456A">
              <w:rPr>
                <w:rFonts w:ascii="Raleway" w:hAnsi="Raleway"/>
                <w:b w:val="0"/>
                <w:bCs w:val="0"/>
                <w:noProof/>
                <w:webHidden/>
              </w:rPr>
              <w:fldChar w:fldCharType="separate"/>
            </w:r>
            <w:r w:rsidR="005D456A" w:rsidRPr="005D456A">
              <w:rPr>
                <w:rFonts w:ascii="Raleway" w:hAnsi="Raleway"/>
                <w:b w:val="0"/>
                <w:bCs w:val="0"/>
                <w:noProof/>
                <w:webHidden/>
              </w:rPr>
              <w:t>5</w:t>
            </w:r>
            <w:r w:rsidR="005D456A" w:rsidRPr="005D456A">
              <w:rPr>
                <w:rFonts w:ascii="Raleway" w:hAnsi="Raleway"/>
                <w:b w:val="0"/>
                <w:bCs w:val="0"/>
                <w:noProof/>
                <w:webHidden/>
              </w:rPr>
              <w:fldChar w:fldCharType="end"/>
            </w:r>
          </w:hyperlink>
        </w:p>
        <w:p w14:paraId="4A49F3C5" w14:textId="2D05D011" w:rsidR="005D456A" w:rsidRPr="00F734B0" w:rsidRDefault="00000000">
          <w:pPr>
            <w:pStyle w:val="Inhopg1"/>
            <w:tabs>
              <w:tab w:val="right" w:leader="dot" w:pos="9062"/>
            </w:tabs>
            <w:rPr>
              <w:rFonts w:ascii="Raleway" w:eastAsiaTheme="minorEastAsia" w:hAnsi="Raleway" w:cstheme="minorBidi"/>
              <w:b w:val="0"/>
              <w:bCs w:val="0"/>
              <w:i w:val="0"/>
              <w:iCs w:val="0"/>
              <w:noProof/>
              <w:kern w:val="2"/>
            </w:rPr>
          </w:pPr>
          <w:hyperlink w:anchor="_Toc153523479" w:history="1">
            <w:r w:rsidR="005D456A" w:rsidRPr="005D456A">
              <w:rPr>
                <w:rStyle w:val="Hyperlink"/>
                <w:rFonts w:ascii="Raleway" w:hAnsi="Raleway"/>
                <w:b w:val="0"/>
                <w:bCs w:val="0"/>
                <w:noProof/>
              </w:rPr>
              <w:t>Product Requirements Document</w:t>
            </w:r>
            <w:r w:rsidR="005D456A" w:rsidRPr="005D456A">
              <w:rPr>
                <w:rFonts w:ascii="Raleway" w:hAnsi="Raleway"/>
                <w:b w:val="0"/>
                <w:bCs w:val="0"/>
                <w:noProof/>
                <w:webHidden/>
              </w:rPr>
              <w:tab/>
            </w:r>
            <w:r w:rsidR="005D456A" w:rsidRPr="005D456A">
              <w:rPr>
                <w:rFonts w:ascii="Raleway" w:hAnsi="Raleway"/>
                <w:b w:val="0"/>
                <w:bCs w:val="0"/>
                <w:noProof/>
                <w:webHidden/>
              </w:rPr>
              <w:fldChar w:fldCharType="begin"/>
            </w:r>
            <w:r w:rsidR="005D456A" w:rsidRPr="005D456A">
              <w:rPr>
                <w:rFonts w:ascii="Raleway" w:hAnsi="Raleway"/>
                <w:b w:val="0"/>
                <w:bCs w:val="0"/>
                <w:noProof/>
                <w:webHidden/>
              </w:rPr>
              <w:instrText xml:space="preserve"> PAGEREF _Toc153523479 \h </w:instrText>
            </w:r>
            <w:r w:rsidR="005D456A" w:rsidRPr="005D456A">
              <w:rPr>
                <w:rFonts w:ascii="Raleway" w:hAnsi="Raleway"/>
                <w:b w:val="0"/>
                <w:bCs w:val="0"/>
                <w:noProof/>
                <w:webHidden/>
              </w:rPr>
            </w:r>
            <w:r w:rsidR="005D456A" w:rsidRPr="005D456A">
              <w:rPr>
                <w:rFonts w:ascii="Raleway" w:hAnsi="Raleway"/>
                <w:b w:val="0"/>
                <w:bCs w:val="0"/>
                <w:noProof/>
                <w:webHidden/>
              </w:rPr>
              <w:fldChar w:fldCharType="separate"/>
            </w:r>
            <w:r w:rsidR="005D456A" w:rsidRPr="005D456A">
              <w:rPr>
                <w:rFonts w:ascii="Raleway" w:hAnsi="Raleway"/>
                <w:b w:val="0"/>
                <w:bCs w:val="0"/>
                <w:noProof/>
                <w:webHidden/>
              </w:rPr>
              <w:t>6</w:t>
            </w:r>
            <w:r w:rsidR="005D456A" w:rsidRPr="005D456A">
              <w:rPr>
                <w:rFonts w:ascii="Raleway" w:hAnsi="Raleway"/>
                <w:b w:val="0"/>
                <w:bCs w:val="0"/>
                <w:noProof/>
                <w:webHidden/>
              </w:rPr>
              <w:fldChar w:fldCharType="end"/>
            </w:r>
          </w:hyperlink>
        </w:p>
        <w:p w14:paraId="1219A1EA" w14:textId="76341896" w:rsidR="005D456A" w:rsidRPr="00F734B0" w:rsidRDefault="00000000">
          <w:pPr>
            <w:pStyle w:val="Inhopg1"/>
            <w:tabs>
              <w:tab w:val="right" w:leader="dot" w:pos="9062"/>
            </w:tabs>
            <w:rPr>
              <w:rFonts w:ascii="Raleway" w:eastAsiaTheme="minorEastAsia" w:hAnsi="Raleway" w:cstheme="minorBidi"/>
              <w:b w:val="0"/>
              <w:bCs w:val="0"/>
              <w:i w:val="0"/>
              <w:iCs w:val="0"/>
              <w:noProof/>
              <w:kern w:val="2"/>
            </w:rPr>
          </w:pPr>
          <w:hyperlink w:anchor="_Toc153523480" w:history="1">
            <w:r w:rsidR="005D456A" w:rsidRPr="005D456A">
              <w:rPr>
                <w:rStyle w:val="Hyperlink"/>
                <w:rFonts w:ascii="Raleway" w:hAnsi="Raleway"/>
                <w:b w:val="0"/>
                <w:bCs w:val="0"/>
                <w:noProof/>
              </w:rPr>
              <w:t>Debriefing  &amp; Behoefteanalyse</w:t>
            </w:r>
            <w:r w:rsidR="005D456A" w:rsidRPr="005D456A">
              <w:rPr>
                <w:rFonts w:ascii="Raleway" w:hAnsi="Raleway"/>
                <w:b w:val="0"/>
                <w:bCs w:val="0"/>
                <w:noProof/>
                <w:webHidden/>
              </w:rPr>
              <w:tab/>
            </w:r>
            <w:r w:rsidR="005D456A" w:rsidRPr="005D456A">
              <w:rPr>
                <w:rFonts w:ascii="Raleway" w:hAnsi="Raleway"/>
                <w:b w:val="0"/>
                <w:bCs w:val="0"/>
                <w:noProof/>
                <w:webHidden/>
              </w:rPr>
              <w:fldChar w:fldCharType="begin"/>
            </w:r>
            <w:r w:rsidR="005D456A" w:rsidRPr="005D456A">
              <w:rPr>
                <w:rFonts w:ascii="Raleway" w:hAnsi="Raleway"/>
                <w:b w:val="0"/>
                <w:bCs w:val="0"/>
                <w:noProof/>
                <w:webHidden/>
              </w:rPr>
              <w:instrText xml:space="preserve"> PAGEREF _Toc153523480 \h </w:instrText>
            </w:r>
            <w:r w:rsidR="005D456A" w:rsidRPr="005D456A">
              <w:rPr>
                <w:rFonts w:ascii="Raleway" w:hAnsi="Raleway"/>
                <w:b w:val="0"/>
                <w:bCs w:val="0"/>
                <w:noProof/>
                <w:webHidden/>
              </w:rPr>
            </w:r>
            <w:r w:rsidR="005D456A" w:rsidRPr="005D456A">
              <w:rPr>
                <w:rFonts w:ascii="Raleway" w:hAnsi="Raleway"/>
                <w:b w:val="0"/>
                <w:bCs w:val="0"/>
                <w:noProof/>
                <w:webHidden/>
              </w:rPr>
              <w:fldChar w:fldCharType="separate"/>
            </w:r>
            <w:r w:rsidR="005D456A" w:rsidRPr="005D456A">
              <w:rPr>
                <w:rFonts w:ascii="Raleway" w:hAnsi="Raleway"/>
                <w:b w:val="0"/>
                <w:bCs w:val="0"/>
                <w:noProof/>
                <w:webHidden/>
              </w:rPr>
              <w:t>9</w:t>
            </w:r>
            <w:r w:rsidR="005D456A" w:rsidRPr="005D456A">
              <w:rPr>
                <w:rFonts w:ascii="Raleway" w:hAnsi="Raleway"/>
                <w:b w:val="0"/>
                <w:bCs w:val="0"/>
                <w:noProof/>
                <w:webHidden/>
              </w:rPr>
              <w:fldChar w:fldCharType="end"/>
            </w:r>
          </w:hyperlink>
        </w:p>
        <w:p w14:paraId="7C653D36" w14:textId="3CE47857" w:rsidR="005D456A" w:rsidRPr="00F734B0" w:rsidRDefault="00000000">
          <w:pPr>
            <w:pStyle w:val="Inhopg1"/>
            <w:tabs>
              <w:tab w:val="right" w:leader="dot" w:pos="9062"/>
            </w:tabs>
            <w:rPr>
              <w:rFonts w:ascii="Raleway" w:eastAsiaTheme="minorEastAsia" w:hAnsi="Raleway" w:cstheme="minorBidi"/>
              <w:b w:val="0"/>
              <w:bCs w:val="0"/>
              <w:i w:val="0"/>
              <w:iCs w:val="0"/>
              <w:noProof/>
              <w:kern w:val="2"/>
            </w:rPr>
          </w:pPr>
          <w:hyperlink w:anchor="_Toc153523481" w:history="1">
            <w:r w:rsidR="005D456A" w:rsidRPr="005D456A">
              <w:rPr>
                <w:rStyle w:val="Hyperlink"/>
                <w:rFonts w:ascii="Raleway" w:hAnsi="Raleway"/>
                <w:b w:val="0"/>
                <w:bCs w:val="0"/>
                <w:noProof/>
              </w:rPr>
              <w:t>Projectplan</w:t>
            </w:r>
            <w:r w:rsidR="005D456A" w:rsidRPr="005D456A">
              <w:rPr>
                <w:rFonts w:ascii="Raleway" w:hAnsi="Raleway"/>
                <w:b w:val="0"/>
                <w:bCs w:val="0"/>
                <w:noProof/>
                <w:webHidden/>
              </w:rPr>
              <w:tab/>
            </w:r>
            <w:r w:rsidR="005D456A" w:rsidRPr="005D456A">
              <w:rPr>
                <w:rFonts w:ascii="Raleway" w:hAnsi="Raleway"/>
                <w:b w:val="0"/>
                <w:bCs w:val="0"/>
                <w:noProof/>
                <w:webHidden/>
              </w:rPr>
              <w:fldChar w:fldCharType="begin"/>
            </w:r>
            <w:r w:rsidR="005D456A" w:rsidRPr="005D456A">
              <w:rPr>
                <w:rFonts w:ascii="Raleway" w:hAnsi="Raleway"/>
                <w:b w:val="0"/>
                <w:bCs w:val="0"/>
                <w:noProof/>
                <w:webHidden/>
              </w:rPr>
              <w:instrText xml:space="preserve"> PAGEREF _Toc153523481 \h </w:instrText>
            </w:r>
            <w:r w:rsidR="005D456A" w:rsidRPr="005D456A">
              <w:rPr>
                <w:rFonts w:ascii="Raleway" w:hAnsi="Raleway"/>
                <w:b w:val="0"/>
                <w:bCs w:val="0"/>
                <w:noProof/>
                <w:webHidden/>
              </w:rPr>
            </w:r>
            <w:r w:rsidR="005D456A" w:rsidRPr="005D456A">
              <w:rPr>
                <w:rFonts w:ascii="Raleway" w:hAnsi="Raleway"/>
                <w:b w:val="0"/>
                <w:bCs w:val="0"/>
                <w:noProof/>
                <w:webHidden/>
              </w:rPr>
              <w:fldChar w:fldCharType="separate"/>
            </w:r>
            <w:r w:rsidR="005D456A" w:rsidRPr="005D456A">
              <w:rPr>
                <w:rFonts w:ascii="Raleway" w:hAnsi="Raleway"/>
                <w:b w:val="0"/>
                <w:bCs w:val="0"/>
                <w:noProof/>
                <w:webHidden/>
              </w:rPr>
              <w:t>10</w:t>
            </w:r>
            <w:r w:rsidR="005D456A" w:rsidRPr="005D456A">
              <w:rPr>
                <w:rFonts w:ascii="Raleway" w:hAnsi="Raleway"/>
                <w:b w:val="0"/>
                <w:bCs w:val="0"/>
                <w:noProof/>
                <w:webHidden/>
              </w:rPr>
              <w:fldChar w:fldCharType="end"/>
            </w:r>
          </w:hyperlink>
        </w:p>
        <w:p w14:paraId="52EA2B17" w14:textId="586D798F" w:rsidR="005D456A" w:rsidRPr="00F734B0" w:rsidRDefault="00000000">
          <w:pPr>
            <w:pStyle w:val="Inhopg1"/>
            <w:tabs>
              <w:tab w:val="right" w:leader="dot" w:pos="9062"/>
            </w:tabs>
            <w:rPr>
              <w:rFonts w:ascii="Raleway" w:eastAsiaTheme="minorEastAsia" w:hAnsi="Raleway" w:cstheme="minorBidi"/>
              <w:b w:val="0"/>
              <w:bCs w:val="0"/>
              <w:i w:val="0"/>
              <w:iCs w:val="0"/>
              <w:noProof/>
              <w:kern w:val="2"/>
            </w:rPr>
          </w:pPr>
          <w:hyperlink w:anchor="_Toc153523482" w:history="1">
            <w:r w:rsidR="005D456A" w:rsidRPr="005D456A">
              <w:rPr>
                <w:rStyle w:val="Hyperlink"/>
                <w:rFonts w:ascii="Raleway" w:hAnsi="Raleway"/>
                <w:b w:val="0"/>
                <w:bCs w:val="0"/>
                <w:noProof/>
              </w:rPr>
              <w:t>Functioneel ontwerp</w:t>
            </w:r>
            <w:r w:rsidR="005D456A" w:rsidRPr="005D456A">
              <w:rPr>
                <w:rFonts w:ascii="Raleway" w:hAnsi="Raleway"/>
                <w:b w:val="0"/>
                <w:bCs w:val="0"/>
                <w:noProof/>
                <w:webHidden/>
              </w:rPr>
              <w:tab/>
            </w:r>
            <w:r w:rsidR="005D456A" w:rsidRPr="005D456A">
              <w:rPr>
                <w:rFonts w:ascii="Raleway" w:hAnsi="Raleway"/>
                <w:b w:val="0"/>
                <w:bCs w:val="0"/>
                <w:noProof/>
                <w:webHidden/>
              </w:rPr>
              <w:fldChar w:fldCharType="begin"/>
            </w:r>
            <w:r w:rsidR="005D456A" w:rsidRPr="005D456A">
              <w:rPr>
                <w:rFonts w:ascii="Raleway" w:hAnsi="Raleway"/>
                <w:b w:val="0"/>
                <w:bCs w:val="0"/>
                <w:noProof/>
                <w:webHidden/>
              </w:rPr>
              <w:instrText xml:space="preserve"> PAGEREF _Toc153523482 \h </w:instrText>
            </w:r>
            <w:r w:rsidR="005D456A" w:rsidRPr="005D456A">
              <w:rPr>
                <w:rFonts w:ascii="Raleway" w:hAnsi="Raleway"/>
                <w:b w:val="0"/>
                <w:bCs w:val="0"/>
                <w:noProof/>
                <w:webHidden/>
              </w:rPr>
            </w:r>
            <w:r w:rsidR="005D456A" w:rsidRPr="005D456A">
              <w:rPr>
                <w:rFonts w:ascii="Raleway" w:hAnsi="Raleway"/>
                <w:b w:val="0"/>
                <w:bCs w:val="0"/>
                <w:noProof/>
                <w:webHidden/>
              </w:rPr>
              <w:fldChar w:fldCharType="separate"/>
            </w:r>
            <w:r w:rsidR="005D456A" w:rsidRPr="005D456A">
              <w:rPr>
                <w:rFonts w:ascii="Raleway" w:hAnsi="Raleway"/>
                <w:b w:val="0"/>
                <w:bCs w:val="0"/>
                <w:noProof/>
                <w:webHidden/>
              </w:rPr>
              <w:t>12</w:t>
            </w:r>
            <w:r w:rsidR="005D456A" w:rsidRPr="005D456A">
              <w:rPr>
                <w:rFonts w:ascii="Raleway" w:hAnsi="Raleway"/>
                <w:b w:val="0"/>
                <w:bCs w:val="0"/>
                <w:noProof/>
                <w:webHidden/>
              </w:rPr>
              <w:fldChar w:fldCharType="end"/>
            </w:r>
          </w:hyperlink>
        </w:p>
        <w:p w14:paraId="7C83EF89" w14:textId="5E66D370" w:rsidR="005D456A" w:rsidRPr="00F734B0" w:rsidRDefault="00000000">
          <w:pPr>
            <w:pStyle w:val="Inhopg1"/>
            <w:tabs>
              <w:tab w:val="right" w:leader="dot" w:pos="9062"/>
            </w:tabs>
            <w:rPr>
              <w:rFonts w:ascii="Raleway" w:eastAsiaTheme="minorEastAsia" w:hAnsi="Raleway" w:cstheme="minorBidi"/>
              <w:b w:val="0"/>
              <w:bCs w:val="0"/>
              <w:i w:val="0"/>
              <w:iCs w:val="0"/>
              <w:noProof/>
              <w:kern w:val="2"/>
            </w:rPr>
          </w:pPr>
          <w:hyperlink w:anchor="_Toc153523483" w:history="1">
            <w:r w:rsidR="005D456A" w:rsidRPr="005D456A">
              <w:rPr>
                <w:rStyle w:val="Hyperlink"/>
                <w:rFonts w:ascii="Raleway" w:hAnsi="Raleway"/>
                <w:b w:val="0"/>
                <w:bCs w:val="0"/>
                <w:noProof/>
              </w:rPr>
              <w:t>Technisch ontwerp</w:t>
            </w:r>
            <w:r w:rsidR="005D456A" w:rsidRPr="005D456A">
              <w:rPr>
                <w:rFonts w:ascii="Raleway" w:hAnsi="Raleway"/>
                <w:b w:val="0"/>
                <w:bCs w:val="0"/>
                <w:noProof/>
                <w:webHidden/>
              </w:rPr>
              <w:tab/>
            </w:r>
            <w:r w:rsidR="005D456A" w:rsidRPr="005D456A">
              <w:rPr>
                <w:rFonts w:ascii="Raleway" w:hAnsi="Raleway"/>
                <w:b w:val="0"/>
                <w:bCs w:val="0"/>
                <w:noProof/>
                <w:webHidden/>
              </w:rPr>
              <w:fldChar w:fldCharType="begin"/>
            </w:r>
            <w:r w:rsidR="005D456A" w:rsidRPr="005D456A">
              <w:rPr>
                <w:rFonts w:ascii="Raleway" w:hAnsi="Raleway"/>
                <w:b w:val="0"/>
                <w:bCs w:val="0"/>
                <w:noProof/>
                <w:webHidden/>
              </w:rPr>
              <w:instrText xml:space="preserve"> PAGEREF _Toc153523483 \h </w:instrText>
            </w:r>
            <w:r w:rsidR="005D456A" w:rsidRPr="005D456A">
              <w:rPr>
                <w:rFonts w:ascii="Raleway" w:hAnsi="Raleway"/>
                <w:b w:val="0"/>
                <w:bCs w:val="0"/>
                <w:noProof/>
                <w:webHidden/>
              </w:rPr>
            </w:r>
            <w:r w:rsidR="005D456A" w:rsidRPr="005D456A">
              <w:rPr>
                <w:rFonts w:ascii="Raleway" w:hAnsi="Raleway"/>
                <w:b w:val="0"/>
                <w:bCs w:val="0"/>
                <w:noProof/>
                <w:webHidden/>
              </w:rPr>
              <w:fldChar w:fldCharType="separate"/>
            </w:r>
            <w:r w:rsidR="005D456A" w:rsidRPr="005D456A">
              <w:rPr>
                <w:rFonts w:ascii="Raleway" w:hAnsi="Raleway"/>
                <w:b w:val="0"/>
                <w:bCs w:val="0"/>
                <w:noProof/>
                <w:webHidden/>
              </w:rPr>
              <w:t>15</w:t>
            </w:r>
            <w:r w:rsidR="005D456A" w:rsidRPr="005D456A">
              <w:rPr>
                <w:rFonts w:ascii="Raleway" w:hAnsi="Raleway"/>
                <w:b w:val="0"/>
                <w:bCs w:val="0"/>
                <w:noProof/>
                <w:webHidden/>
              </w:rPr>
              <w:fldChar w:fldCharType="end"/>
            </w:r>
          </w:hyperlink>
        </w:p>
        <w:p w14:paraId="6C896755" w14:textId="7BD0271E" w:rsidR="005D456A" w:rsidRPr="00F734B0" w:rsidRDefault="00000000">
          <w:pPr>
            <w:pStyle w:val="Inhopg1"/>
            <w:tabs>
              <w:tab w:val="right" w:leader="dot" w:pos="9062"/>
            </w:tabs>
            <w:rPr>
              <w:rFonts w:ascii="Raleway" w:eastAsiaTheme="minorEastAsia" w:hAnsi="Raleway" w:cstheme="minorBidi"/>
              <w:b w:val="0"/>
              <w:bCs w:val="0"/>
              <w:i w:val="0"/>
              <w:iCs w:val="0"/>
              <w:noProof/>
              <w:kern w:val="2"/>
            </w:rPr>
          </w:pPr>
          <w:hyperlink w:anchor="_Toc153523484" w:history="1">
            <w:r w:rsidR="005D456A" w:rsidRPr="005D456A">
              <w:rPr>
                <w:rStyle w:val="Hyperlink"/>
                <w:rFonts w:ascii="Raleway" w:hAnsi="Raleway"/>
                <w:b w:val="0"/>
                <w:bCs w:val="0"/>
                <w:noProof/>
              </w:rPr>
              <w:t>Testplan &amp; Rapport</w:t>
            </w:r>
            <w:r w:rsidR="005D456A" w:rsidRPr="005D456A">
              <w:rPr>
                <w:rFonts w:ascii="Raleway" w:hAnsi="Raleway"/>
                <w:b w:val="0"/>
                <w:bCs w:val="0"/>
                <w:noProof/>
                <w:webHidden/>
              </w:rPr>
              <w:tab/>
            </w:r>
            <w:r w:rsidR="005D456A" w:rsidRPr="005D456A">
              <w:rPr>
                <w:rFonts w:ascii="Raleway" w:hAnsi="Raleway"/>
                <w:b w:val="0"/>
                <w:bCs w:val="0"/>
                <w:noProof/>
                <w:webHidden/>
              </w:rPr>
              <w:fldChar w:fldCharType="begin"/>
            </w:r>
            <w:r w:rsidR="005D456A" w:rsidRPr="005D456A">
              <w:rPr>
                <w:rFonts w:ascii="Raleway" w:hAnsi="Raleway"/>
                <w:b w:val="0"/>
                <w:bCs w:val="0"/>
                <w:noProof/>
                <w:webHidden/>
              </w:rPr>
              <w:instrText xml:space="preserve"> PAGEREF _Toc153523484 \h </w:instrText>
            </w:r>
            <w:r w:rsidR="005D456A" w:rsidRPr="005D456A">
              <w:rPr>
                <w:rFonts w:ascii="Raleway" w:hAnsi="Raleway"/>
                <w:b w:val="0"/>
                <w:bCs w:val="0"/>
                <w:noProof/>
                <w:webHidden/>
              </w:rPr>
            </w:r>
            <w:r w:rsidR="005D456A" w:rsidRPr="005D456A">
              <w:rPr>
                <w:rFonts w:ascii="Raleway" w:hAnsi="Raleway"/>
                <w:b w:val="0"/>
                <w:bCs w:val="0"/>
                <w:noProof/>
                <w:webHidden/>
              </w:rPr>
              <w:fldChar w:fldCharType="separate"/>
            </w:r>
            <w:r w:rsidR="005D456A" w:rsidRPr="005D456A">
              <w:rPr>
                <w:rFonts w:ascii="Raleway" w:hAnsi="Raleway"/>
                <w:b w:val="0"/>
                <w:bCs w:val="0"/>
                <w:noProof/>
                <w:webHidden/>
              </w:rPr>
              <w:t>18</w:t>
            </w:r>
            <w:r w:rsidR="005D456A" w:rsidRPr="005D456A">
              <w:rPr>
                <w:rFonts w:ascii="Raleway" w:hAnsi="Raleway"/>
                <w:b w:val="0"/>
                <w:bCs w:val="0"/>
                <w:noProof/>
                <w:webHidden/>
              </w:rPr>
              <w:fldChar w:fldCharType="end"/>
            </w:r>
          </w:hyperlink>
        </w:p>
        <w:p w14:paraId="6E4E1ECA" w14:textId="0A26F55D" w:rsidR="005D456A" w:rsidRPr="00F734B0" w:rsidRDefault="00000000">
          <w:pPr>
            <w:pStyle w:val="Inhopg2"/>
            <w:tabs>
              <w:tab w:val="right" w:leader="dot" w:pos="9062"/>
            </w:tabs>
            <w:rPr>
              <w:rFonts w:ascii="Raleway" w:eastAsiaTheme="minorEastAsia" w:hAnsi="Raleway" w:cstheme="minorBidi"/>
              <w:b w:val="0"/>
              <w:bCs w:val="0"/>
              <w:noProof/>
              <w:kern w:val="2"/>
              <w:sz w:val="24"/>
              <w:szCs w:val="24"/>
            </w:rPr>
          </w:pPr>
          <w:hyperlink w:anchor="_Toc153523485" w:history="1">
            <w:r w:rsidR="005D456A" w:rsidRPr="005D456A">
              <w:rPr>
                <w:rStyle w:val="Hyperlink"/>
                <w:rFonts w:ascii="Raleway" w:hAnsi="Raleway"/>
                <w:b w:val="0"/>
                <w:bCs w:val="0"/>
                <w:noProof/>
                <w:sz w:val="24"/>
                <w:szCs w:val="24"/>
              </w:rPr>
              <w:t>Test log</w:t>
            </w:r>
            <w:r w:rsidR="005D456A" w:rsidRPr="005D456A">
              <w:rPr>
                <w:rFonts w:ascii="Raleway" w:hAnsi="Raleway"/>
                <w:b w:val="0"/>
                <w:bCs w:val="0"/>
                <w:noProof/>
                <w:webHidden/>
                <w:sz w:val="24"/>
                <w:szCs w:val="24"/>
              </w:rPr>
              <w:tab/>
            </w:r>
            <w:r w:rsidR="005D456A" w:rsidRPr="005D456A">
              <w:rPr>
                <w:rFonts w:ascii="Raleway" w:hAnsi="Raleway"/>
                <w:b w:val="0"/>
                <w:bCs w:val="0"/>
                <w:noProof/>
                <w:webHidden/>
                <w:sz w:val="24"/>
                <w:szCs w:val="24"/>
              </w:rPr>
              <w:fldChar w:fldCharType="begin"/>
            </w:r>
            <w:r w:rsidR="005D456A" w:rsidRPr="005D456A">
              <w:rPr>
                <w:rFonts w:ascii="Raleway" w:hAnsi="Raleway"/>
                <w:b w:val="0"/>
                <w:bCs w:val="0"/>
                <w:noProof/>
                <w:webHidden/>
                <w:sz w:val="24"/>
                <w:szCs w:val="24"/>
              </w:rPr>
              <w:instrText xml:space="preserve"> PAGEREF _Toc153523485 \h </w:instrText>
            </w:r>
            <w:r w:rsidR="005D456A" w:rsidRPr="005D456A">
              <w:rPr>
                <w:rFonts w:ascii="Raleway" w:hAnsi="Raleway"/>
                <w:b w:val="0"/>
                <w:bCs w:val="0"/>
                <w:noProof/>
                <w:webHidden/>
                <w:sz w:val="24"/>
                <w:szCs w:val="24"/>
              </w:rPr>
            </w:r>
            <w:r w:rsidR="005D456A" w:rsidRPr="005D456A">
              <w:rPr>
                <w:rFonts w:ascii="Raleway" w:hAnsi="Raleway"/>
                <w:b w:val="0"/>
                <w:bCs w:val="0"/>
                <w:noProof/>
                <w:webHidden/>
                <w:sz w:val="24"/>
                <w:szCs w:val="24"/>
              </w:rPr>
              <w:fldChar w:fldCharType="separate"/>
            </w:r>
            <w:r w:rsidR="005D456A" w:rsidRPr="005D456A">
              <w:rPr>
                <w:rFonts w:ascii="Raleway" w:hAnsi="Raleway"/>
                <w:b w:val="0"/>
                <w:bCs w:val="0"/>
                <w:noProof/>
                <w:webHidden/>
                <w:sz w:val="24"/>
                <w:szCs w:val="24"/>
              </w:rPr>
              <w:t>19</w:t>
            </w:r>
            <w:r w:rsidR="005D456A" w:rsidRPr="005D456A">
              <w:rPr>
                <w:rFonts w:ascii="Raleway" w:hAnsi="Raleway"/>
                <w:b w:val="0"/>
                <w:bCs w:val="0"/>
                <w:noProof/>
                <w:webHidden/>
                <w:sz w:val="24"/>
                <w:szCs w:val="24"/>
              </w:rPr>
              <w:fldChar w:fldCharType="end"/>
            </w:r>
          </w:hyperlink>
        </w:p>
        <w:p w14:paraId="42B586A2" w14:textId="46000F69" w:rsidR="005B2E47" w:rsidRPr="00F72224" w:rsidRDefault="005B2E47">
          <w:pPr>
            <w:rPr>
              <w:rFonts w:ascii="Raleway" w:hAnsi="Raleway" w:cstheme="minorHAnsi"/>
              <w:sz w:val="15"/>
              <w:szCs w:val="15"/>
              <w:lang w:val="en-US"/>
            </w:rPr>
          </w:pPr>
          <w:r w:rsidRPr="00672D37">
            <w:rPr>
              <w:rFonts w:ascii="Raleway" w:hAnsi="Raleway" w:cstheme="minorHAnsi"/>
              <w:b/>
              <w:bCs/>
              <w:noProof/>
              <w:sz w:val="15"/>
              <w:szCs w:val="15"/>
            </w:rPr>
            <w:fldChar w:fldCharType="end"/>
          </w:r>
        </w:p>
      </w:sdtContent>
    </w:sdt>
    <w:p w14:paraId="28F5BCF0" w14:textId="5C11951A" w:rsidR="00181263" w:rsidRPr="00F72224" w:rsidRDefault="00181263" w:rsidP="00181263">
      <w:pPr>
        <w:rPr>
          <w:rFonts w:ascii="Raleway" w:eastAsiaTheme="majorEastAsia" w:hAnsi="Raleway" w:cstheme="majorBidi"/>
          <w:b/>
          <w:bCs/>
          <w:color w:val="80A7AC"/>
          <w:sz w:val="48"/>
          <w:szCs w:val="32"/>
        </w:rPr>
      </w:pPr>
    </w:p>
    <w:p w14:paraId="7BF3A3ED" w14:textId="7E2D592E" w:rsidR="00181263" w:rsidRPr="00C0023D" w:rsidRDefault="00181263" w:rsidP="00181263">
      <w:pPr>
        <w:pStyle w:val="Kop1"/>
        <w:jc w:val="left"/>
        <w:rPr>
          <w:rFonts w:ascii="Raleway" w:hAnsi="Raleway"/>
          <w:b/>
          <w:bCs/>
          <w:iCs/>
          <w:color w:val="EC644A"/>
        </w:rPr>
      </w:pPr>
      <w:r w:rsidRPr="00F72224">
        <w:rPr>
          <w:rFonts w:ascii="Raleway" w:hAnsi="Raleway"/>
        </w:rPr>
        <w:br w:type="page"/>
      </w:r>
      <w:bookmarkStart w:id="9" w:name="_Toc153523478"/>
      <w:r w:rsidRPr="00C0023D">
        <w:rPr>
          <w:rFonts w:ascii="Raleway" w:hAnsi="Raleway"/>
          <w:b/>
          <w:bCs/>
          <w:noProof/>
          <w:color w:val="EC644A"/>
        </w:rPr>
        <w:lastRenderedPageBreak/>
        <w:drawing>
          <wp:anchor distT="0" distB="0" distL="114300" distR="114300" simplePos="0" relativeHeight="251656704" behindDoc="1" locked="0" layoutInCell="1" allowOverlap="1" wp14:anchorId="451F7FA4" wp14:editId="1419BD57">
            <wp:simplePos x="0" y="0"/>
            <wp:positionH relativeFrom="column">
              <wp:posOffset>3377223</wp:posOffset>
            </wp:positionH>
            <wp:positionV relativeFrom="paragraph">
              <wp:posOffset>-549275</wp:posOffset>
            </wp:positionV>
            <wp:extent cx="2641600" cy="1982074"/>
            <wp:effectExtent l="0" t="0" r="0" b="0"/>
            <wp:wrapNone/>
            <wp:docPr id="36"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1600" cy="1982074"/>
                    </a:xfrm>
                    <a:prstGeom prst="rect">
                      <a:avLst/>
                    </a:prstGeom>
                  </pic:spPr>
                </pic:pic>
              </a:graphicData>
            </a:graphic>
            <wp14:sizeRelH relativeFrom="page">
              <wp14:pctWidth>0</wp14:pctWidth>
            </wp14:sizeRelH>
            <wp14:sizeRelV relativeFrom="page">
              <wp14:pctHeight>0</wp14:pctHeight>
            </wp14:sizeRelV>
          </wp:anchor>
        </w:drawing>
      </w:r>
      <w:r w:rsidRPr="00C0023D">
        <w:rPr>
          <w:rFonts w:ascii="Raleway" w:hAnsi="Raleway"/>
          <w:b/>
          <w:bCs/>
          <w:color w:val="EC644A"/>
        </w:rPr>
        <w:t>Samenwerkingscontract</w:t>
      </w:r>
      <w:bookmarkEnd w:id="9"/>
      <w:r w:rsidRPr="00C0023D">
        <w:rPr>
          <w:rFonts w:ascii="Raleway" w:hAnsi="Raleway"/>
          <w:b/>
          <w:bCs/>
          <w:color w:val="EC644A"/>
        </w:rPr>
        <w:t xml:space="preserve"> </w:t>
      </w:r>
    </w:p>
    <w:p w14:paraId="4CE4B84D" w14:textId="77777777" w:rsidR="00181263" w:rsidRPr="00F72224" w:rsidRDefault="00181263" w:rsidP="00181263">
      <w:pPr>
        <w:pStyle w:val="Default"/>
        <w:jc w:val="center"/>
        <w:rPr>
          <w:rFonts w:ascii="Raleway" w:hAnsi="Raleway" w:cstheme="minorHAnsi"/>
          <w:iCs/>
          <w:color w:val="auto"/>
        </w:rPr>
      </w:pPr>
    </w:p>
    <w:p w14:paraId="7D7F4FE4" w14:textId="77777777" w:rsidR="00181263" w:rsidRPr="00F72224" w:rsidRDefault="00181263" w:rsidP="00181263">
      <w:pPr>
        <w:pStyle w:val="Default"/>
        <w:jc w:val="center"/>
        <w:rPr>
          <w:rFonts w:ascii="Raleway" w:hAnsi="Raleway" w:cstheme="minorHAnsi"/>
          <w:iCs/>
          <w:color w:val="auto"/>
        </w:rPr>
      </w:pPr>
    </w:p>
    <w:p w14:paraId="1828C994" w14:textId="77777777" w:rsidR="00181263" w:rsidRPr="00F72224" w:rsidRDefault="00181263" w:rsidP="00181263">
      <w:pPr>
        <w:pStyle w:val="Default"/>
        <w:jc w:val="center"/>
        <w:rPr>
          <w:rFonts w:ascii="Raleway" w:hAnsi="Raleway" w:cstheme="minorHAnsi"/>
          <w:iCs/>
          <w:color w:val="auto"/>
        </w:rPr>
      </w:pPr>
    </w:p>
    <w:p w14:paraId="13DD9795" w14:textId="77777777" w:rsidR="00F72224" w:rsidRDefault="00F72224" w:rsidP="00F72224">
      <w:pPr>
        <w:pStyle w:val="Geenafstand"/>
        <w:rPr>
          <w:rFonts w:ascii="Raleway" w:hAnsi="Raleway"/>
          <w:b/>
          <w:bCs/>
          <w:sz w:val="24"/>
          <w:szCs w:val="24"/>
        </w:rPr>
      </w:pPr>
      <w:bookmarkStart w:id="10" w:name="_Toc511675171"/>
    </w:p>
    <w:p w14:paraId="04DF802A" w14:textId="77777777" w:rsidR="00F72224" w:rsidRDefault="00F72224" w:rsidP="00F72224">
      <w:pPr>
        <w:pStyle w:val="Geenafstand"/>
        <w:rPr>
          <w:rFonts w:ascii="Raleway" w:hAnsi="Raleway"/>
          <w:b/>
          <w:bCs/>
          <w:sz w:val="24"/>
          <w:szCs w:val="24"/>
        </w:rPr>
      </w:pPr>
    </w:p>
    <w:p w14:paraId="1426A987" w14:textId="370CE5FA" w:rsidR="00F72224" w:rsidRPr="00C0023D" w:rsidRDefault="00181263" w:rsidP="00F72224">
      <w:pPr>
        <w:pStyle w:val="Geenafstand"/>
        <w:rPr>
          <w:rFonts w:ascii="Raleway" w:hAnsi="Raleway"/>
          <w:b/>
          <w:bCs/>
          <w:color w:val="00555C"/>
          <w:sz w:val="24"/>
          <w:szCs w:val="24"/>
        </w:rPr>
      </w:pPr>
      <w:r w:rsidRPr="00C0023D">
        <w:rPr>
          <w:rFonts w:ascii="Raleway" w:hAnsi="Raleway"/>
          <w:b/>
          <w:bCs/>
          <w:color w:val="00555C"/>
          <w:sz w:val="24"/>
          <w:szCs w:val="24"/>
        </w:rPr>
        <w:t>De Randvoorwaarden</w:t>
      </w:r>
      <w:bookmarkEnd w:id="10"/>
    </w:p>
    <w:p w14:paraId="2073AB4B" w14:textId="61AAE718" w:rsidR="006E588A" w:rsidRDefault="00181263" w:rsidP="00181263">
      <w:pPr>
        <w:rPr>
          <w:ins w:id="11" w:author="Tamara Rouette / PVO Limburg" w:date="2024-04-25T10:12:00Z"/>
          <w:rFonts w:ascii="Raleway" w:hAnsi="Raleway"/>
          <w:i/>
          <w:color w:val="808080" w:themeColor="background1" w:themeShade="80"/>
        </w:rPr>
      </w:pPr>
      <w:r w:rsidRPr="004545D3">
        <w:rPr>
          <w:rFonts w:ascii="Raleway" w:hAnsi="Raleway"/>
          <w:i/>
          <w:color w:val="FF0000"/>
        </w:rPr>
        <w:t>&lt;Waaraan moet persé voldaan zijn of over welke middelen dien ik te beschikken om dit project te laten slagen. Onder welke voorwaarden ga ik dit project uitvoeren. Zolang er geen duidelijkheid is wordt niet met dit project gestart.&gt;</w:t>
      </w:r>
      <w:r w:rsidR="000825E0">
        <w:rPr>
          <w:rFonts w:ascii="Raleway" w:hAnsi="Raleway"/>
          <w:i/>
          <w:color w:val="FF0000"/>
        </w:rPr>
        <w:br/>
      </w:r>
      <w:r w:rsidR="000825E0">
        <w:rPr>
          <w:rFonts w:ascii="Raleway" w:hAnsi="Raleway"/>
          <w:i/>
          <w:color w:val="FF0000"/>
        </w:rPr>
        <w:br/>
        <w:t xml:space="preserve"> </w:t>
      </w:r>
      <w:proofErr w:type="spellStart"/>
      <w:r w:rsidR="000825E0" w:rsidRPr="006F5F1E">
        <w:rPr>
          <w:rFonts w:ascii="Raleway" w:hAnsi="Raleway"/>
          <w:i/>
          <w:color w:val="70AD47" w:themeColor="accent6"/>
          <w:lang w:val="en-GB"/>
        </w:rPr>
        <w:t>splika</w:t>
      </w:r>
      <w:proofErr w:type="spellEnd"/>
      <w:r w:rsidR="000825E0" w:rsidRPr="006F5F1E">
        <w:rPr>
          <w:rFonts w:ascii="Raleway" w:hAnsi="Raleway"/>
          <w:i/>
          <w:color w:val="70AD47" w:themeColor="accent6"/>
          <w:lang w:val="en-GB"/>
        </w:rPr>
        <w:t xml:space="preserve"> </w:t>
      </w:r>
      <w:proofErr w:type="spellStart"/>
      <w:r w:rsidR="000825E0" w:rsidRPr="006F5F1E">
        <w:rPr>
          <w:rFonts w:ascii="Raleway" w:hAnsi="Raleway"/>
          <w:i/>
          <w:color w:val="70AD47" w:themeColor="accent6"/>
          <w:lang w:val="en-GB"/>
        </w:rPr>
        <w:t>dikon</w:t>
      </w:r>
      <w:proofErr w:type="spellEnd"/>
      <w:r w:rsidR="000825E0" w:rsidRPr="006F5F1E">
        <w:rPr>
          <w:rFonts w:ascii="Raleway" w:hAnsi="Raleway"/>
          <w:i/>
          <w:color w:val="70AD47" w:themeColor="accent6"/>
          <w:lang w:val="en-GB"/>
        </w:rPr>
        <w:t xml:space="preserve"> ma </w:t>
      </w:r>
      <w:proofErr w:type="spellStart"/>
      <w:r w:rsidR="000825E0" w:rsidRPr="006F5F1E">
        <w:rPr>
          <w:rFonts w:ascii="Raleway" w:hAnsi="Raleway"/>
          <w:i/>
          <w:color w:val="70AD47" w:themeColor="accent6"/>
          <w:lang w:val="en-GB"/>
        </w:rPr>
        <w:t>kies</w:t>
      </w:r>
      <w:proofErr w:type="spellEnd"/>
      <w:r w:rsidR="000825E0" w:rsidRPr="006F5F1E">
        <w:rPr>
          <w:rFonts w:ascii="Raleway" w:hAnsi="Raleway"/>
          <w:i/>
          <w:color w:val="70AD47" w:themeColor="accent6"/>
          <w:lang w:val="en-GB"/>
        </w:rPr>
        <w:t xml:space="preserve"> e </w:t>
      </w:r>
      <w:proofErr w:type="spellStart"/>
      <w:r w:rsidR="000825E0" w:rsidRPr="006F5F1E">
        <w:rPr>
          <w:rFonts w:ascii="Raleway" w:hAnsi="Raleway"/>
          <w:i/>
          <w:color w:val="70AD47" w:themeColor="accent6"/>
          <w:lang w:val="en-GB"/>
        </w:rPr>
        <w:t>solushon</w:t>
      </w:r>
      <w:proofErr w:type="spellEnd"/>
      <w:r w:rsidR="000825E0" w:rsidRPr="006F5F1E">
        <w:rPr>
          <w:rFonts w:ascii="Raleway" w:hAnsi="Raleway"/>
          <w:i/>
          <w:color w:val="70AD47" w:themeColor="accent6"/>
          <w:lang w:val="en-GB"/>
        </w:rPr>
        <w:t xml:space="preserve"> </w:t>
      </w:r>
      <w:proofErr w:type="spellStart"/>
      <w:r w:rsidR="000825E0" w:rsidRPr="006F5F1E">
        <w:rPr>
          <w:rFonts w:ascii="Raleway" w:hAnsi="Raleway"/>
          <w:i/>
          <w:color w:val="70AD47" w:themeColor="accent6"/>
          <w:lang w:val="en-GB"/>
        </w:rPr>
        <w:t>nn</w:t>
      </w:r>
      <w:proofErr w:type="spellEnd"/>
      <w:r w:rsidR="000825E0" w:rsidRPr="006F5F1E">
        <w:rPr>
          <w:rFonts w:ascii="Raleway" w:hAnsi="Raleway"/>
          <w:i/>
          <w:color w:val="70AD47" w:themeColor="accent6"/>
          <w:lang w:val="en-GB"/>
        </w:rPr>
        <w:t xml:space="preserve"> </w:t>
      </w:r>
      <w:proofErr w:type="spellStart"/>
      <w:r w:rsidR="000825E0" w:rsidRPr="006F5F1E">
        <w:rPr>
          <w:rFonts w:ascii="Raleway" w:hAnsi="Raleway"/>
          <w:i/>
          <w:color w:val="70AD47" w:themeColor="accent6"/>
          <w:lang w:val="en-GB"/>
        </w:rPr>
        <w:t>ku</w:t>
      </w:r>
      <w:proofErr w:type="spellEnd"/>
      <w:r w:rsidR="000825E0" w:rsidRPr="006F5F1E">
        <w:rPr>
          <w:rFonts w:ascii="Raleway" w:hAnsi="Raleway"/>
          <w:i/>
          <w:color w:val="70AD47" w:themeColor="accent6"/>
          <w:lang w:val="en-GB"/>
        </w:rPr>
        <w:t xml:space="preserve"> </w:t>
      </w:r>
      <w:proofErr w:type="spellStart"/>
      <w:r w:rsidR="000825E0" w:rsidRPr="006F5F1E">
        <w:rPr>
          <w:rFonts w:ascii="Raleway" w:hAnsi="Raleway"/>
          <w:i/>
          <w:color w:val="70AD47" w:themeColor="accent6"/>
          <w:lang w:val="en-GB"/>
        </w:rPr>
        <w:t>ami</w:t>
      </w:r>
      <w:proofErr w:type="spellEnd"/>
      <w:r w:rsidR="000825E0" w:rsidRPr="006F5F1E">
        <w:rPr>
          <w:rFonts w:ascii="Raleway" w:hAnsi="Raleway"/>
          <w:i/>
          <w:color w:val="70AD47" w:themeColor="accent6"/>
          <w:lang w:val="en-GB"/>
        </w:rPr>
        <w:t xml:space="preserve"> a </w:t>
      </w:r>
      <w:proofErr w:type="spellStart"/>
      <w:r w:rsidR="000825E0" w:rsidRPr="006F5F1E">
        <w:rPr>
          <w:rFonts w:ascii="Raleway" w:hAnsi="Raleway"/>
          <w:i/>
          <w:color w:val="70AD47" w:themeColor="accent6"/>
          <w:lang w:val="en-GB"/>
        </w:rPr>
        <w:t>kies</w:t>
      </w:r>
      <w:proofErr w:type="spellEnd"/>
      <w:r w:rsidR="000825E0" w:rsidRPr="006F5F1E">
        <w:rPr>
          <w:rFonts w:ascii="Raleway" w:hAnsi="Raleway"/>
          <w:i/>
          <w:color w:val="70AD47" w:themeColor="accent6"/>
          <w:lang w:val="en-GB"/>
        </w:rPr>
        <w:t xml:space="preserve"> </w:t>
      </w:r>
      <w:proofErr w:type="spellStart"/>
      <w:r w:rsidR="000825E0" w:rsidRPr="006F5F1E">
        <w:rPr>
          <w:rFonts w:ascii="Raleway" w:hAnsi="Raleway"/>
          <w:i/>
          <w:color w:val="70AD47" w:themeColor="accent6"/>
          <w:lang w:val="en-GB"/>
        </w:rPr>
        <w:t>i</w:t>
      </w:r>
      <w:proofErr w:type="spellEnd"/>
      <w:r w:rsidR="000825E0" w:rsidRPr="006F5F1E">
        <w:rPr>
          <w:rFonts w:ascii="Raleway" w:hAnsi="Raleway"/>
          <w:i/>
          <w:color w:val="70AD47" w:themeColor="accent6"/>
          <w:lang w:val="en-GB"/>
        </w:rPr>
        <w:t xml:space="preserve"> e methos </w:t>
      </w:r>
      <w:proofErr w:type="spellStart"/>
      <w:r w:rsidR="000825E0" w:rsidRPr="006F5F1E">
        <w:rPr>
          <w:rFonts w:ascii="Raleway" w:hAnsi="Raleway"/>
          <w:i/>
          <w:color w:val="70AD47" w:themeColor="accent6"/>
          <w:lang w:val="en-GB"/>
        </w:rPr>
        <w:t>nn</w:t>
      </w:r>
      <w:proofErr w:type="spellEnd"/>
      <w:r w:rsidR="000825E0" w:rsidRPr="006F5F1E">
        <w:rPr>
          <w:rFonts w:ascii="Raleway" w:hAnsi="Raleway"/>
          <w:i/>
          <w:color w:val="70AD47" w:themeColor="accent6"/>
          <w:lang w:val="en-GB"/>
        </w:rPr>
        <w:t xml:space="preserve"> </w:t>
      </w:r>
      <w:proofErr w:type="spellStart"/>
      <w:r w:rsidR="000825E0" w:rsidRPr="006F5F1E">
        <w:rPr>
          <w:rFonts w:ascii="Raleway" w:hAnsi="Raleway"/>
          <w:i/>
          <w:color w:val="70AD47" w:themeColor="accent6"/>
          <w:lang w:val="en-GB"/>
        </w:rPr>
        <w:t>kmi</w:t>
      </w:r>
      <w:proofErr w:type="spellEnd"/>
      <w:r w:rsidR="000825E0" w:rsidRPr="006F5F1E">
        <w:rPr>
          <w:rFonts w:ascii="Raleway" w:hAnsi="Raleway"/>
          <w:i/>
          <w:color w:val="70AD47" w:themeColor="accent6"/>
          <w:lang w:val="en-GB"/>
        </w:rPr>
        <w:t xml:space="preserve"> a </w:t>
      </w:r>
      <w:proofErr w:type="spellStart"/>
      <w:r w:rsidR="000825E0" w:rsidRPr="006F5F1E">
        <w:rPr>
          <w:rFonts w:ascii="Raleway" w:hAnsi="Raleway"/>
          <w:i/>
          <w:color w:val="70AD47" w:themeColor="accent6"/>
          <w:lang w:val="en-GB"/>
        </w:rPr>
        <w:t>kies</w:t>
      </w:r>
      <w:proofErr w:type="spellEnd"/>
      <w:r w:rsidR="000825E0" w:rsidRPr="006F5F1E">
        <w:rPr>
          <w:rFonts w:ascii="Raleway" w:hAnsi="Raleway"/>
          <w:i/>
          <w:color w:val="70AD47" w:themeColor="accent6"/>
          <w:lang w:val="en-GB"/>
        </w:rPr>
        <w:t>!!!!!</w:t>
      </w:r>
      <w:r w:rsidR="004545D3" w:rsidRPr="006F5F1E">
        <w:rPr>
          <w:rFonts w:ascii="Raleway" w:hAnsi="Raleway"/>
          <w:i/>
          <w:color w:val="808080" w:themeColor="background1" w:themeShade="80"/>
          <w:lang w:val="en-GB"/>
        </w:rPr>
        <w:br/>
      </w:r>
      <w:r w:rsidR="004545D3" w:rsidRPr="006F5F1E">
        <w:rPr>
          <w:rFonts w:ascii="Raleway" w:hAnsi="Raleway"/>
          <w:i/>
          <w:color w:val="808080" w:themeColor="background1" w:themeShade="80"/>
          <w:lang w:val="en-GB"/>
        </w:rPr>
        <w:br/>
      </w:r>
      <w:r w:rsidR="004545D3" w:rsidRPr="004545D3">
        <w:rPr>
          <w:rFonts w:ascii="Raleway" w:hAnsi="Raleway"/>
          <w:i/>
          <w:color w:val="808080" w:themeColor="background1" w:themeShade="80"/>
        </w:rPr>
        <w:t xml:space="preserve">Om dit project te starten </w:t>
      </w:r>
      <w:ins w:id="12" w:author="Tamara Rouette / PVO Limburg" w:date="2024-04-25T10:12:00Z">
        <w:r w:rsidR="006E588A">
          <w:rPr>
            <w:rFonts w:ascii="Raleway" w:hAnsi="Raleway"/>
            <w:i/>
            <w:color w:val="808080" w:themeColor="background1" w:themeShade="80"/>
          </w:rPr>
          <w:t>dient het basisplan</w:t>
        </w:r>
      </w:ins>
      <w:ins w:id="13" w:author="Tamara Rouette / PVO Limburg" w:date="2024-04-25T10:13:00Z">
        <w:r w:rsidR="006E588A">
          <w:rPr>
            <w:rFonts w:ascii="Raleway" w:hAnsi="Raleway"/>
            <w:i/>
            <w:color w:val="808080" w:themeColor="background1" w:themeShade="80"/>
          </w:rPr>
          <w:t xml:space="preserve"> voor </w:t>
        </w:r>
      </w:ins>
      <w:ins w:id="14" w:author="Tamara Rouette / PVO Limburg" w:date="2024-04-25T10:12:00Z">
        <w:r w:rsidR="006E588A">
          <w:rPr>
            <w:rFonts w:ascii="Raleway" w:hAnsi="Raleway"/>
            <w:i/>
            <w:color w:val="808080" w:themeColor="background1" w:themeShade="80"/>
          </w:rPr>
          <w:t>alle betrokkenen a</w:t>
        </w:r>
      </w:ins>
      <w:ins w:id="15" w:author="Tamara Rouette / PVO Limburg" w:date="2024-04-25T10:13:00Z">
        <w:r w:rsidR="006E588A">
          <w:rPr>
            <w:rFonts w:ascii="Raleway" w:hAnsi="Raleway"/>
            <w:i/>
            <w:color w:val="808080" w:themeColor="background1" w:themeShade="80"/>
          </w:rPr>
          <w:t xml:space="preserve">kkoord te zijn. Hierin staat het idee elkaar te leren kennen voorop.  </w:t>
        </w:r>
      </w:ins>
    </w:p>
    <w:p w14:paraId="5C3BD1D1" w14:textId="4F9EE437" w:rsidR="00181263" w:rsidRDefault="004545D3" w:rsidP="00181263">
      <w:pPr>
        <w:rPr>
          <w:rFonts w:ascii="Raleway" w:hAnsi="Raleway"/>
          <w:i/>
          <w:color w:val="808080" w:themeColor="background1" w:themeShade="80"/>
        </w:rPr>
      </w:pPr>
      <w:del w:id="16" w:author="Tamara Rouette / PVO Limburg" w:date="2024-04-25T10:14:00Z">
        <w:r w:rsidRPr="004545D3" w:rsidDel="006E588A">
          <w:rPr>
            <w:rFonts w:ascii="Raleway" w:hAnsi="Raleway"/>
            <w:i/>
            <w:color w:val="808080" w:themeColor="background1" w:themeShade="80"/>
          </w:rPr>
          <w:delText>moeten we het allemaal eens zijn over het basisplan/idee</w:delText>
        </w:r>
        <w:r w:rsidR="00624368" w:rsidDel="006E588A">
          <w:rPr>
            <w:rFonts w:ascii="Raleway" w:hAnsi="Raleway"/>
            <w:i/>
            <w:color w:val="808080" w:themeColor="background1" w:themeShade="80"/>
          </w:rPr>
          <w:delText xml:space="preserve"> </w:delText>
        </w:r>
        <w:r w:rsidRPr="004545D3" w:rsidDel="006E588A">
          <w:rPr>
            <w:rFonts w:ascii="Raleway" w:hAnsi="Raleway"/>
            <w:i/>
            <w:color w:val="808080" w:themeColor="background1" w:themeShade="80"/>
          </w:rPr>
          <w:delText>en van elkaar leren</w:delText>
        </w:r>
      </w:del>
      <w:r w:rsidR="00624368">
        <w:rPr>
          <w:rFonts w:ascii="Raleway" w:hAnsi="Raleway"/>
          <w:i/>
          <w:color w:val="808080" w:themeColor="background1" w:themeShade="80"/>
        </w:rPr>
        <w:t xml:space="preserve">. </w:t>
      </w:r>
      <w:r w:rsidR="00624368" w:rsidRPr="00624368">
        <w:rPr>
          <w:rFonts w:ascii="Raleway" w:hAnsi="Raleway"/>
          <w:i/>
          <w:color w:val="808080" w:themeColor="background1" w:themeShade="80"/>
        </w:rPr>
        <w:t>het project start met de ondertekening van het samenwerkingscontract</w:t>
      </w:r>
    </w:p>
    <w:p w14:paraId="4A218414" w14:textId="2739ECFA" w:rsidR="006E588A" w:rsidRDefault="006E588A" w:rsidP="00624368">
      <w:pPr>
        <w:rPr>
          <w:ins w:id="17" w:author="Tamara Rouette / PVO Limburg" w:date="2024-04-25T10:15:00Z"/>
          <w:rFonts w:ascii="Raleway" w:hAnsi="Raleway"/>
          <w:i/>
          <w:color w:val="808080" w:themeColor="background1" w:themeShade="80"/>
        </w:rPr>
      </w:pPr>
      <w:ins w:id="18" w:author="Tamara Rouette / PVO Limburg" w:date="2024-04-25T10:14:00Z">
        <w:r>
          <w:rPr>
            <w:rFonts w:ascii="Raleway" w:hAnsi="Raleway"/>
            <w:i/>
            <w:color w:val="808080" w:themeColor="background1" w:themeShade="80"/>
          </w:rPr>
          <w:t xml:space="preserve">Het doel van het project is </w:t>
        </w:r>
      </w:ins>
      <w:ins w:id="19" w:author="Tamara Rouette / PVO Limburg" w:date="2024-04-25T10:15:00Z">
        <w:r>
          <w:rPr>
            <w:rFonts w:ascii="Raleway" w:hAnsi="Raleway"/>
            <w:i/>
            <w:color w:val="808080" w:themeColor="background1" w:themeShade="80"/>
          </w:rPr>
          <w:t xml:space="preserve">de talen C# en OOP te leren. </w:t>
        </w:r>
      </w:ins>
    </w:p>
    <w:p w14:paraId="2779EC60" w14:textId="6C1E4536" w:rsidR="006E588A" w:rsidRDefault="006E588A" w:rsidP="00624368">
      <w:pPr>
        <w:rPr>
          <w:ins w:id="20" w:author="Tamara Rouette / PVO Limburg" w:date="2024-04-25T10:14:00Z"/>
          <w:rFonts w:ascii="Raleway" w:hAnsi="Raleway"/>
          <w:i/>
          <w:color w:val="808080" w:themeColor="background1" w:themeShade="80"/>
        </w:rPr>
      </w:pPr>
      <w:ins w:id="21" w:author="Tamara Rouette / PVO Limburg" w:date="2024-04-25T10:15:00Z">
        <w:r>
          <w:rPr>
            <w:rFonts w:ascii="Raleway" w:hAnsi="Raleway"/>
            <w:i/>
            <w:color w:val="808080" w:themeColor="background1" w:themeShade="80"/>
          </w:rPr>
          <w:t xml:space="preserve">Voor Tijl ook? </w:t>
        </w:r>
      </w:ins>
    </w:p>
    <w:p w14:paraId="7419FB6C" w14:textId="26634A2E" w:rsidR="004545D3" w:rsidRPr="00624368" w:rsidRDefault="004545D3" w:rsidP="00624368">
      <w:pPr>
        <w:rPr>
          <w:rFonts w:ascii="Raleway" w:hAnsi="Raleway"/>
          <w:i/>
          <w:color w:val="5B9BD5" w:themeColor="accent1"/>
        </w:rPr>
      </w:pPr>
      <w:r w:rsidRPr="004545D3">
        <w:rPr>
          <w:rFonts w:ascii="Raleway" w:hAnsi="Raleway"/>
          <w:i/>
          <w:color w:val="808080" w:themeColor="background1" w:themeShade="80"/>
        </w:rPr>
        <w:t>Dit project zal een leerproces zijn om mijn doel te bereiken in het leren van C# en OOP</w:t>
      </w:r>
      <w:r w:rsidR="00624368">
        <w:rPr>
          <w:rFonts w:ascii="Raleway" w:hAnsi="Raleway"/>
          <w:i/>
          <w:color w:val="808080" w:themeColor="background1" w:themeShade="80"/>
        </w:rPr>
        <w:br/>
      </w:r>
      <w:r w:rsidR="00624368">
        <w:rPr>
          <w:rFonts w:ascii="Raleway" w:hAnsi="Raleway"/>
          <w:i/>
          <w:color w:val="808080" w:themeColor="background1" w:themeShade="80"/>
        </w:rPr>
        <w:br/>
      </w:r>
      <w:r w:rsidR="00624368" w:rsidRPr="00624368">
        <w:rPr>
          <w:rFonts w:ascii="Raleway" w:hAnsi="Raleway"/>
          <w:i/>
          <w:color w:val="00B050"/>
        </w:rPr>
        <w:t>C# - Informatie weergeven, communiceren met API, lezen/schrijven vanuit FireBase</w:t>
      </w:r>
      <w:r w:rsidR="00624368">
        <w:rPr>
          <w:rFonts w:ascii="Raleway" w:hAnsi="Raleway"/>
          <w:i/>
          <w:color w:val="00B050"/>
        </w:rPr>
        <w:t>.</w:t>
      </w:r>
      <w:r w:rsidR="00624368" w:rsidRPr="00624368">
        <w:rPr>
          <w:rFonts w:ascii="Raleway" w:hAnsi="Raleway"/>
          <w:i/>
          <w:color w:val="00B050"/>
        </w:rPr>
        <w:br/>
      </w:r>
      <w:r w:rsidR="00624368">
        <w:rPr>
          <w:rFonts w:ascii="Raleway" w:hAnsi="Raleway"/>
          <w:i/>
          <w:color w:val="808080" w:themeColor="background1" w:themeShade="80"/>
        </w:rPr>
        <w:br/>
      </w:r>
      <w:r w:rsidR="00624368" w:rsidRPr="00624368">
        <w:rPr>
          <w:rFonts w:ascii="Raleway" w:hAnsi="Raleway"/>
          <w:i/>
          <w:color w:val="5B9BD5" w:themeColor="accent1"/>
        </w:rPr>
        <w:t>OOP - Maak twee klassen en gebruik deze twee klassen</w:t>
      </w:r>
      <w:r w:rsidR="00624368">
        <w:rPr>
          <w:rFonts w:ascii="Raleway" w:hAnsi="Raleway"/>
          <w:i/>
          <w:color w:val="5B9BD5" w:themeColor="accent1"/>
        </w:rPr>
        <w:t>.</w:t>
      </w:r>
    </w:p>
    <w:p w14:paraId="7E19BFAB" w14:textId="3CDAFD41" w:rsidR="00F72224" w:rsidRPr="00C0023D" w:rsidRDefault="00181263" w:rsidP="00F72224">
      <w:pPr>
        <w:pStyle w:val="Geenafstand"/>
        <w:rPr>
          <w:rFonts w:ascii="Raleway" w:hAnsi="Raleway"/>
          <w:b/>
          <w:bCs/>
          <w:color w:val="00555C"/>
          <w:sz w:val="24"/>
          <w:szCs w:val="24"/>
        </w:rPr>
      </w:pPr>
      <w:bookmarkStart w:id="22" w:name="_Toc511675172"/>
      <w:r w:rsidRPr="00C0023D">
        <w:rPr>
          <w:rFonts w:ascii="Raleway" w:hAnsi="Raleway"/>
          <w:b/>
          <w:bCs/>
          <w:color w:val="00555C"/>
          <w:sz w:val="24"/>
          <w:szCs w:val="24"/>
        </w:rPr>
        <w:t>Wie zitten er in mijn groep en wat doen die!</w:t>
      </w:r>
      <w:bookmarkEnd w:id="22"/>
    </w:p>
    <w:p w14:paraId="4F593135" w14:textId="70B1F6CC" w:rsidR="00181263" w:rsidRPr="00937D7D" w:rsidRDefault="00181263" w:rsidP="00181263">
      <w:pPr>
        <w:rPr>
          <w:rFonts w:ascii="Raleway" w:hAnsi="Raleway"/>
          <w:i/>
          <w:color w:val="808080" w:themeColor="background1" w:themeShade="80"/>
        </w:rPr>
      </w:pPr>
      <w:r w:rsidRPr="004545D3">
        <w:rPr>
          <w:rFonts w:ascii="Raleway" w:hAnsi="Raleway"/>
          <w:i/>
          <w:color w:val="FF0000"/>
        </w:rPr>
        <w:t>&lt;Welke rol of taak heeft elke groepslid. Een groepslid kan tijdens het project meerdere rollen hebben. Wel steeds maar één rol tegelijk. Je hebt elkaar nodig om tot een goed projectresultaat te komen&gt;</w:t>
      </w:r>
      <w:r w:rsidR="004545D3">
        <w:rPr>
          <w:rFonts w:ascii="Raleway" w:hAnsi="Raleway"/>
          <w:i/>
          <w:color w:val="808080" w:themeColor="background1" w:themeShade="80"/>
        </w:rPr>
        <w:br/>
      </w:r>
      <w:r w:rsidR="004545D3">
        <w:rPr>
          <w:rFonts w:ascii="Raleway" w:hAnsi="Raleway"/>
          <w:i/>
          <w:color w:val="808080" w:themeColor="background1" w:themeShade="80"/>
        </w:rPr>
        <w:br/>
        <w:t xml:space="preserve">Tijl – Web development </w:t>
      </w:r>
      <w:r w:rsidR="00A8488C">
        <w:rPr>
          <w:rFonts w:ascii="Raleway" w:hAnsi="Raleway"/>
          <w:i/>
          <w:color w:val="808080" w:themeColor="background1" w:themeShade="80"/>
        </w:rPr>
        <w:t xml:space="preserve"> en research </w:t>
      </w:r>
      <w:r w:rsidR="004545D3">
        <w:rPr>
          <w:rFonts w:ascii="Raleway" w:hAnsi="Raleway"/>
          <w:i/>
          <w:color w:val="808080" w:themeColor="background1" w:themeShade="80"/>
        </w:rPr>
        <w:t>(</w:t>
      </w:r>
      <w:ins w:id="23" w:author="Tamara Rouette / PVO Limburg" w:date="2024-04-25T10:15:00Z">
        <w:r w:rsidR="006E588A">
          <w:rPr>
            <w:rFonts w:ascii="Raleway" w:hAnsi="Raleway"/>
            <w:i/>
            <w:color w:val="808080" w:themeColor="background1" w:themeShade="80"/>
          </w:rPr>
          <w:t xml:space="preserve">Zaken in de </w:t>
        </w:r>
      </w:ins>
      <w:del w:id="24" w:author="Tamara Rouette / PVO Limburg" w:date="2024-04-25T10:15:00Z">
        <w:r w:rsidR="004545D3" w:rsidDel="006E588A">
          <w:rPr>
            <w:rFonts w:ascii="Raleway" w:hAnsi="Raleway"/>
            <w:i/>
            <w:color w:val="808080" w:themeColor="background1" w:themeShade="80"/>
          </w:rPr>
          <w:delText xml:space="preserve">alles die in de </w:delText>
        </w:r>
      </w:del>
      <w:r w:rsidR="004545D3">
        <w:rPr>
          <w:rFonts w:ascii="Raleway" w:hAnsi="Raleway"/>
          <w:i/>
          <w:color w:val="808080" w:themeColor="background1" w:themeShade="80"/>
        </w:rPr>
        <w:t xml:space="preserve">browser </w:t>
      </w:r>
      <w:del w:id="25" w:author="Tamara Rouette / PVO Limburg" w:date="2024-04-25T10:15:00Z">
        <w:r w:rsidR="004545D3" w:rsidDel="006E588A">
          <w:rPr>
            <w:rFonts w:ascii="Raleway" w:hAnsi="Raleway"/>
            <w:i/>
            <w:color w:val="808080" w:themeColor="background1" w:themeShade="80"/>
          </w:rPr>
          <w:delText>moet werken</w:delText>
        </w:r>
      </w:del>
      <w:ins w:id="26" w:author="Tamara Rouette / PVO Limburg" w:date="2024-04-25T10:15:00Z">
        <w:r w:rsidR="006E588A">
          <w:rPr>
            <w:rFonts w:ascii="Raleway" w:hAnsi="Raleway"/>
            <w:i/>
            <w:color w:val="808080" w:themeColor="background1" w:themeShade="80"/>
          </w:rPr>
          <w:t>verwerken</w:t>
        </w:r>
      </w:ins>
      <w:r w:rsidR="004545D3">
        <w:rPr>
          <w:rFonts w:ascii="Raleway" w:hAnsi="Raleway"/>
          <w:i/>
          <w:color w:val="808080" w:themeColor="background1" w:themeShade="80"/>
        </w:rPr>
        <w:t>)</w:t>
      </w:r>
      <w:r w:rsidR="004545D3">
        <w:rPr>
          <w:rFonts w:ascii="Raleway" w:hAnsi="Raleway"/>
          <w:i/>
          <w:color w:val="808080" w:themeColor="background1" w:themeShade="80"/>
        </w:rPr>
        <w:br/>
        <w:t>Jee – Researcher and Applicatie develepment</w:t>
      </w:r>
      <w:r w:rsidR="004545D3">
        <w:rPr>
          <w:rFonts w:ascii="Raleway" w:hAnsi="Raleway"/>
          <w:i/>
          <w:color w:val="808080" w:themeColor="background1" w:themeShade="80"/>
        </w:rPr>
        <w:br/>
      </w:r>
    </w:p>
    <w:p w14:paraId="2BC1AECC" w14:textId="77777777" w:rsidR="00181263" w:rsidRPr="00C0023D" w:rsidRDefault="00181263" w:rsidP="00F72224">
      <w:pPr>
        <w:pStyle w:val="Geenafstand"/>
        <w:rPr>
          <w:rFonts w:ascii="Raleway" w:hAnsi="Raleway"/>
          <w:b/>
          <w:bCs/>
          <w:color w:val="00555C"/>
          <w:sz w:val="24"/>
          <w:szCs w:val="24"/>
        </w:rPr>
      </w:pPr>
      <w:bookmarkStart w:id="27" w:name="_Toc511675173"/>
      <w:r w:rsidRPr="00C0023D">
        <w:rPr>
          <w:rFonts w:ascii="Raleway" w:hAnsi="Raleway"/>
          <w:b/>
          <w:bCs/>
          <w:color w:val="00555C"/>
          <w:sz w:val="24"/>
          <w:szCs w:val="24"/>
        </w:rPr>
        <w:t>Wat spreken we af over samenwerken</w:t>
      </w:r>
      <w:bookmarkEnd w:id="27"/>
    </w:p>
    <w:p w14:paraId="155E0497" w14:textId="5CE7110E" w:rsidR="00181263" w:rsidRPr="00FC0A1A" w:rsidRDefault="00181263" w:rsidP="00181263">
      <w:pPr>
        <w:rPr>
          <w:rFonts w:ascii="Raleway" w:hAnsi="Raleway"/>
          <w:i/>
          <w:color w:val="FF0000"/>
        </w:rPr>
      </w:pPr>
      <w:r w:rsidRPr="00FC0A1A">
        <w:rPr>
          <w:rFonts w:ascii="Raleway" w:hAnsi="Raleway"/>
          <w:i/>
          <w:color w:val="FF0000"/>
        </w:rPr>
        <w:t>&lt;Spreekt voor zich! Let op: het projectresultaat is leidend, dit mag niet in gevaar komen.</w:t>
      </w:r>
      <w:r w:rsidR="00FC0A1A" w:rsidRPr="00FC0A1A">
        <w:rPr>
          <w:rFonts w:ascii="Raleway" w:hAnsi="Raleway"/>
          <w:i/>
          <w:color w:val="FF0000"/>
        </w:rPr>
        <w:t>&gt;</w:t>
      </w:r>
    </w:p>
    <w:p w14:paraId="52E2E182" w14:textId="7C2F4037" w:rsidR="00181263" w:rsidRPr="00937D7D" w:rsidRDefault="00181263" w:rsidP="00181263">
      <w:pPr>
        <w:rPr>
          <w:rFonts w:ascii="Raleway" w:hAnsi="Raleway"/>
          <w:i/>
          <w:color w:val="808080" w:themeColor="background1" w:themeShade="80"/>
        </w:rPr>
      </w:pPr>
      <w:r w:rsidRPr="00937D7D">
        <w:rPr>
          <w:rFonts w:ascii="Raleway" w:hAnsi="Raleway"/>
          <w:i/>
          <w:color w:val="808080" w:themeColor="background1" w:themeShade="80"/>
        </w:rPr>
        <w:t>Aandachtspunten:</w:t>
      </w:r>
    </w:p>
    <w:p w14:paraId="64F20B18" w14:textId="77777777" w:rsidR="00181263" w:rsidRPr="00937D7D" w:rsidRDefault="00181263" w:rsidP="00181263">
      <w:pPr>
        <w:pStyle w:val="Lijstalinea"/>
        <w:numPr>
          <w:ilvl w:val="0"/>
          <w:numId w:val="21"/>
        </w:numPr>
        <w:spacing w:after="0"/>
        <w:rPr>
          <w:rFonts w:ascii="Raleway" w:hAnsi="Raleway"/>
          <w:i/>
          <w:color w:val="808080" w:themeColor="background1" w:themeShade="80"/>
        </w:rPr>
      </w:pPr>
      <w:r w:rsidRPr="00937D7D">
        <w:rPr>
          <w:rFonts w:ascii="Raleway" w:hAnsi="Raleway"/>
          <w:i/>
          <w:color w:val="808080" w:themeColor="background1" w:themeShade="80"/>
        </w:rPr>
        <w:t>Vergadermomenten en tijdstippen</w:t>
      </w:r>
    </w:p>
    <w:p w14:paraId="34A093E0" w14:textId="77777777" w:rsidR="00181263" w:rsidRPr="00937D7D" w:rsidRDefault="00181263" w:rsidP="00181263">
      <w:pPr>
        <w:pStyle w:val="Lijstalinea"/>
        <w:numPr>
          <w:ilvl w:val="0"/>
          <w:numId w:val="21"/>
        </w:numPr>
        <w:spacing w:after="0"/>
        <w:rPr>
          <w:rFonts w:ascii="Raleway" w:hAnsi="Raleway"/>
          <w:i/>
          <w:color w:val="808080" w:themeColor="background1" w:themeShade="80"/>
        </w:rPr>
      </w:pPr>
      <w:r w:rsidRPr="00937D7D">
        <w:rPr>
          <w:rFonts w:ascii="Raleway" w:hAnsi="Raleway"/>
          <w:i/>
          <w:color w:val="808080" w:themeColor="background1" w:themeShade="80"/>
        </w:rPr>
        <w:t>Afspraak is afspraak</w:t>
      </w:r>
    </w:p>
    <w:p w14:paraId="0F55D165" w14:textId="77777777" w:rsidR="00181263" w:rsidRPr="00937D7D" w:rsidRDefault="00181263" w:rsidP="00181263">
      <w:pPr>
        <w:pStyle w:val="Lijstalinea"/>
        <w:numPr>
          <w:ilvl w:val="0"/>
          <w:numId w:val="21"/>
        </w:numPr>
        <w:spacing w:after="0"/>
        <w:rPr>
          <w:rFonts w:ascii="Raleway" w:hAnsi="Raleway"/>
          <w:i/>
          <w:color w:val="808080" w:themeColor="background1" w:themeShade="80"/>
        </w:rPr>
      </w:pPr>
      <w:r w:rsidRPr="00937D7D">
        <w:rPr>
          <w:rFonts w:ascii="Raleway" w:hAnsi="Raleway"/>
          <w:i/>
          <w:color w:val="808080" w:themeColor="background1" w:themeShade="80"/>
        </w:rPr>
        <w:t>Hoe gaan we met elkaar om</w:t>
      </w:r>
    </w:p>
    <w:p w14:paraId="6A4EBB13" w14:textId="77777777" w:rsidR="00181263" w:rsidRPr="00937D7D" w:rsidRDefault="00181263" w:rsidP="00181263">
      <w:pPr>
        <w:pStyle w:val="Lijstalinea"/>
        <w:numPr>
          <w:ilvl w:val="0"/>
          <w:numId w:val="21"/>
        </w:numPr>
        <w:spacing w:after="0"/>
        <w:rPr>
          <w:rFonts w:ascii="Raleway" w:hAnsi="Raleway"/>
          <w:i/>
          <w:color w:val="808080" w:themeColor="background1" w:themeShade="80"/>
        </w:rPr>
      </w:pPr>
      <w:r w:rsidRPr="00937D7D">
        <w:rPr>
          <w:rFonts w:ascii="Raleway" w:hAnsi="Raleway"/>
          <w:i/>
          <w:color w:val="808080" w:themeColor="background1" w:themeShade="80"/>
        </w:rPr>
        <w:t>Elkaar informeren over de voortgang</w:t>
      </w:r>
    </w:p>
    <w:p w14:paraId="696BA842" w14:textId="77777777" w:rsidR="00181263" w:rsidRPr="00937D7D" w:rsidRDefault="00181263" w:rsidP="00181263">
      <w:pPr>
        <w:pStyle w:val="Lijstalinea"/>
        <w:numPr>
          <w:ilvl w:val="0"/>
          <w:numId w:val="21"/>
        </w:numPr>
        <w:spacing w:after="0"/>
        <w:rPr>
          <w:rFonts w:ascii="Raleway" w:hAnsi="Raleway"/>
          <w:i/>
          <w:color w:val="808080" w:themeColor="background1" w:themeShade="80"/>
        </w:rPr>
      </w:pPr>
      <w:r w:rsidRPr="00937D7D">
        <w:rPr>
          <w:rFonts w:ascii="Raleway" w:hAnsi="Raleway"/>
          <w:i/>
          <w:color w:val="808080" w:themeColor="background1" w:themeShade="80"/>
        </w:rPr>
        <w:t>Benoem taken en werkzaamheden</w:t>
      </w:r>
    </w:p>
    <w:p w14:paraId="522D15F3" w14:textId="3C567C30" w:rsidR="00181263" w:rsidRDefault="00181263" w:rsidP="00181263">
      <w:pPr>
        <w:pStyle w:val="Lijstalinea"/>
        <w:numPr>
          <w:ilvl w:val="0"/>
          <w:numId w:val="21"/>
        </w:numPr>
        <w:spacing w:after="0"/>
        <w:rPr>
          <w:ins w:id="28" w:author="Tamara Rouette / PVO Limburg" w:date="2024-04-25T10:20:00Z"/>
          <w:rFonts w:ascii="Raleway" w:hAnsi="Raleway"/>
          <w:i/>
          <w:color w:val="808080" w:themeColor="background1" w:themeShade="80"/>
        </w:rPr>
      </w:pPr>
      <w:r w:rsidRPr="00937D7D">
        <w:rPr>
          <w:rFonts w:ascii="Raleway" w:hAnsi="Raleway"/>
          <w:i/>
          <w:color w:val="808080" w:themeColor="background1" w:themeShade="80"/>
        </w:rPr>
        <w:t>Werk bij voorkeur met twee groepsleden aan een taak, vierogen principe.</w:t>
      </w:r>
    </w:p>
    <w:p w14:paraId="00AFF856" w14:textId="3C43C3DE" w:rsidR="006E588A" w:rsidRDefault="006E588A" w:rsidP="006E588A">
      <w:pPr>
        <w:spacing w:after="0"/>
        <w:rPr>
          <w:ins w:id="29" w:author="Tamara Rouette / PVO Limburg" w:date="2024-04-25T10:21:00Z"/>
          <w:rFonts w:ascii="Raleway" w:hAnsi="Raleway"/>
          <w:i/>
          <w:color w:val="808080" w:themeColor="background1" w:themeShade="80"/>
        </w:rPr>
      </w:pPr>
      <w:ins w:id="30" w:author="Tamara Rouette / PVO Limburg" w:date="2024-04-25T10:21:00Z">
        <w:r>
          <w:rPr>
            <w:rFonts w:ascii="Raleway" w:hAnsi="Raleway"/>
            <w:i/>
            <w:color w:val="808080" w:themeColor="background1" w:themeShade="80"/>
          </w:rPr>
          <w:t xml:space="preserve">Ik vind deze wat algemeen, kan het concreter (meer smart)? </w:t>
        </w:r>
      </w:ins>
    </w:p>
    <w:p w14:paraId="1FB29E2F" w14:textId="5574235D" w:rsidR="00506BD9" w:rsidRPr="006E588A" w:rsidRDefault="006E588A">
      <w:pPr>
        <w:spacing w:after="0"/>
        <w:rPr>
          <w:rFonts w:ascii="Raleway" w:hAnsi="Raleway"/>
          <w:i/>
          <w:color w:val="808080" w:themeColor="background1" w:themeShade="80"/>
          <w:rPrChange w:id="31" w:author="Tamara Rouette / PVO Limburg" w:date="2024-04-25T10:20:00Z">
            <w:rPr/>
          </w:rPrChange>
        </w:rPr>
        <w:pPrChange w:id="32" w:author="Tamara Rouette / PVO Limburg" w:date="2024-04-25T10:20:00Z">
          <w:pPr>
            <w:pStyle w:val="Lijstalinea"/>
            <w:numPr>
              <w:numId w:val="21"/>
            </w:numPr>
            <w:spacing w:after="0"/>
            <w:ind w:hanging="360"/>
          </w:pPr>
        </w:pPrChange>
      </w:pPr>
      <w:ins w:id="33" w:author="Tamara Rouette / PVO Limburg" w:date="2024-04-25T10:21:00Z">
        <w:r>
          <w:rPr>
            <w:rFonts w:ascii="Raleway" w:hAnsi="Raleway"/>
            <w:i/>
            <w:color w:val="808080" w:themeColor="background1" w:themeShade="80"/>
          </w:rPr>
          <w:lastRenderedPageBreak/>
          <w:t>Voorbeeld: Verg</w:t>
        </w:r>
      </w:ins>
      <w:ins w:id="34" w:author="Tamara Rouette / PVO Limburg" w:date="2024-04-25T10:22:00Z">
        <w:r>
          <w:rPr>
            <w:rFonts w:ascii="Raleway" w:hAnsi="Raleway"/>
            <w:i/>
            <w:color w:val="808080" w:themeColor="background1" w:themeShade="80"/>
          </w:rPr>
          <w:t>ader</w:t>
        </w:r>
      </w:ins>
      <w:ins w:id="35" w:author="Tamara Rouette / PVO Limburg" w:date="2024-04-25T10:26:00Z">
        <w:r w:rsidR="00506BD9">
          <w:rPr>
            <w:rFonts w:ascii="Raleway" w:hAnsi="Raleway"/>
            <w:i/>
            <w:color w:val="808080" w:themeColor="background1" w:themeShade="80"/>
          </w:rPr>
          <w:t>m</w:t>
        </w:r>
      </w:ins>
      <w:ins w:id="36" w:author="Tamara Rouette / PVO Limburg" w:date="2024-04-25T10:22:00Z">
        <w:r>
          <w:rPr>
            <w:rFonts w:ascii="Raleway" w:hAnsi="Raleway"/>
            <w:i/>
            <w:color w:val="808080" w:themeColor="background1" w:themeShade="80"/>
          </w:rPr>
          <w:t xml:space="preserve">omenten en tijdstippen worden </w:t>
        </w:r>
      </w:ins>
      <w:ins w:id="37" w:author="Tamara Rouette / PVO Limburg" w:date="2024-04-25T10:26:00Z">
        <w:r w:rsidR="00506BD9">
          <w:rPr>
            <w:rFonts w:ascii="Raleway" w:hAnsi="Raleway"/>
            <w:i/>
            <w:color w:val="808080" w:themeColor="background1" w:themeShade="80"/>
          </w:rPr>
          <w:t xml:space="preserve">ter plekke vastgelegd in de agenda, zodat deze duidelijk </w:t>
        </w:r>
      </w:ins>
      <w:ins w:id="38" w:author="Tamara Rouette / PVO Limburg" w:date="2024-04-25T10:27:00Z">
        <w:r w:rsidR="00506BD9">
          <w:rPr>
            <w:rFonts w:ascii="Raleway" w:hAnsi="Raleway"/>
            <w:i/>
            <w:color w:val="808080" w:themeColor="background1" w:themeShade="80"/>
          </w:rPr>
          <w:t>geregistreerd</w:t>
        </w:r>
      </w:ins>
      <w:ins w:id="39" w:author="Tamara Rouette / PVO Limburg" w:date="2024-04-25T10:26:00Z">
        <w:r w:rsidR="00506BD9">
          <w:rPr>
            <w:rFonts w:ascii="Raleway" w:hAnsi="Raleway"/>
            <w:i/>
            <w:color w:val="808080" w:themeColor="background1" w:themeShade="80"/>
          </w:rPr>
          <w:t xml:space="preserve"> zijn en niet vergeten </w:t>
        </w:r>
      </w:ins>
      <w:ins w:id="40" w:author="Tamara Rouette / PVO Limburg" w:date="2024-04-25T10:27:00Z">
        <w:r w:rsidR="00506BD9">
          <w:rPr>
            <w:rFonts w:ascii="Raleway" w:hAnsi="Raleway"/>
            <w:i/>
            <w:color w:val="808080" w:themeColor="background1" w:themeShade="80"/>
          </w:rPr>
          <w:t>worden.</w:t>
        </w:r>
      </w:ins>
    </w:p>
    <w:p w14:paraId="5F9E3924" w14:textId="77777777" w:rsidR="00F72224" w:rsidRPr="00F72224" w:rsidRDefault="00F72224" w:rsidP="00F72224">
      <w:pPr>
        <w:spacing w:after="0"/>
        <w:ind w:left="360"/>
        <w:rPr>
          <w:rFonts w:ascii="Raleway" w:hAnsi="Raleway"/>
          <w:i/>
          <w:color w:val="808080" w:themeColor="background1" w:themeShade="80"/>
        </w:rPr>
      </w:pPr>
    </w:p>
    <w:p w14:paraId="47D56C5F" w14:textId="77777777" w:rsidR="00F72224" w:rsidRPr="00C0023D" w:rsidRDefault="00181263" w:rsidP="00F72224">
      <w:pPr>
        <w:pStyle w:val="Geenafstand"/>
        <w:rPr>
          <w:rFonts w:ascii="Raleway" w:hAnsi="Raleway"/>
          <w:b/>
          <w:bCs/>
          <w:color w:val="00555C"/>
          <w:sz w:val="24"/>
          <w:szCs w:val="24"/>
        </w:rPr>
      </w:pPr>
      <w:bookmarkStart w:id="41" w:name="_Toc511675174"/>
      <w:r w:rsidRPr="00C0023D">
        <w:rPr>
          <w:rFonts w:ascii="Raleway" w:hAnsi="Raleway"/>
          <w:b/>
          <w:bCs/>
          <w:color w:val="00555C"/>
          <w:sz w:val="24"/>
          <w:szCs w:val="24"/>
        </w:rPr>
        <w:t>Wat en hoe documenteren we</w:t>
      </w:r>
      <w:bookmarkEnd w:id="41"/>
    </w:p>
    <w:p w14:paraId="48AFD6A2" w14:textId="15285870" w:rsidR="00181263" w:rsidRPr="00FC0A1A" w:rsidRDefault="00181263" w:rsidP="00181263">
      <w:pPr>
        <w:rPr>
          <w:rFonts w:ascii="Raleway" w:hAnsi="Raleway"/>
          <w:b/>
          <w:bCs/>
          <w:color w:val="FF0000"/>
          <w:sz w:val="24"/>
          <w:szCs w:val="24"/>
        </w:rPr>
      </w:pPr>
      <w:r w:rsidRPr="00FC0A1A">
        <w:rPr>
          <w:rFonts w:ascii="Raleway" w:hAnsi="Raleway"/>
          <w:i/>
          <w:color w:val="FF0000"/>
        </w:rPr>
        <w:t xml:space="preserve">&lt;Projectdocumentatie is erg belangrijk. Elke case, elke sprint, elke deliverable dient gedocumenteerd te worden in de vorm van functionele en/of technische specificaties. Dit hoeven geen eindgebruikersinstructies te zijn maar ‘to-the-point’ documenten die ook makkelijk als naslagwerk voor en door de </w:t>
      </w:r>
      <w:r w:rsidR="003D1EC8" w:rsidRPr="00FC0A1A">
        <w:rPr>
          <w:rFonts w:ascii="Raleway" w:hAnsi="Raleway"/>
          <w:i/>
          <w:color w:val="FF0000"/>
        </w:rPr>
        <w:t>ICT-beheerder</w:t>
      </w:r>
      <w:r w:rsidRPr="00FC0A1A">
        <w:rPr>
          <w:rFonts w:ascii="Raleway" w:hAnsi="Raleway"/>
          <w:i/>
          <w:color w:val="FF0000"/>
        </w:rPr>
        <w:t xml:space="preserve"> gebruikt kunnen worden.</w:t>
      </w:r>
      <w:r w:rsidR="00335E34" w:rsidRPr="00FC0A1A">
        <w:rPr>
          <w:rFonts w:ascii="Raleway" w:hAnsi="Raleway"/>
          <w:i/>
          <w:color w:val="FF0000"/>
        </w:rPr>
        <w:t>&gt;</w:t>
      </w:r>
    </w:p>
    <w:p w14:paraId="094E2882" w14:textId="11D5BF45" w:rsidR="00181263" w:rsidRPr="00FC0A1A" w:rsidRDefault="00335E34" w:rsidP="00181263">
      <w:pPr>
        <w:rPr>
          <w:rFonts w:ascii="Raleway" w:hAnsi="Raleway"/>
          <w:i/>
          <w:color w:val="FF0000"/>
        </w:rPr>
      </w:pPr>
      <w:r w:rsidRPr="00FC0A1A">
        <w:rPr>
          <w:rFonts w:ascii="Raleway" w:hAnsi="Raleway"/>
          <w:i/>
          <w:color w:val="FF0000"/>
        </w:rPr>
        <w:t>&lt;</w:t>
      </w:r>
      <w:r w:rsidR="00181263" w:rsidRPr="00FC0A1A">
        <w:rPr>
          <w:rFonts w:ascii="Raleway" w:hAnsi="Raleway"/>
          <w:i/>
          <w:color w:val="FF0000"/>
        </w:rPr>
        <w:t>In het algemeen wordt onderscheid gemaakt in documentatie voor de ICT Beheerder respectievelijk voor de klant/opdrachtgever/eindgebruiker.</w:t>
      </w:r>
      <w:r w:rsidRPr="00FC0A1A">
        <w:rPr>
          <w:rFonts w:ascii="Raleway" w:hAnsi="Raleway"/>
          <w:i/>
          <w:color w:val="FF0000"/>
        </w:rPr>
        <w:t>&gt;</w:t>
      </w:r>
    </w:p>
    <w:p w14:paraId="1674BCB3" w14:textId="50176AFE" w:rsidR="00181263" w:rsidRPr="00FC0A1A" w:rsidRDefault="00335E34" w:rsidP="00181263">
      <w:pPr>
        <w:rPr>
          <w:rFonts w:ascii="Raleway" w:hAnsi="Raleway"/>
          <w:i/>
          <w:color w:val="FF0000"/>
        </w:rPr>
      </w:pPr>
      <w:r w:rsidRPr="00FC0A1A">
        <w:rPr>
          <w:rFonts w:ascii="Raleway" w:hAnsi="Raleway"/>
          <w:i/>
          <w:color w:val="FF0000"/>
        </w:rPr>
        <w:t>&lt;</w:t>
      </w:r>
      <w:r w:rsidR="00181263" w:rsidRPr="00FC0A1A">
        <w:rPr>
          <w:rFonts w:ascii="Raleway" w:hAnsi="Raleway"/>
          <w:i/>
          <w:color w:val="FF0000"/>
        </w:rPr>
        <w:t>Aandachtspunten:</w:t>
      </w:r>
    </w:p>
    <w:p w14:paraId="1777DEB8" w14:textId="77777777" w:rsidR="00181263" w:rsidRPr="00FC0A1A" w:rsidRDefault="00181263" w:rsidP="00181263">
      <w:pPr>
        <w:pStyle w:val="Lijstalinea"/>
        <w:numPr>
          <w:ilvl w:val="0"/>
          <w:numId w:val="20"/>
        </w:numPr>
        <w:spacing w:after="0"/>
        <w:rPr>
          <w:rFonts w:ascii="Raleway" w:hAnsi="Raleway"/>
          <w:i/>
          <w:color w:val="FF0000"/>
        </w:rPr>
      </w:pPr>
      <w:r w:rsidRPr="00FC0A1A">
        <w:rPr>
          <w:rFonts w:ascii="Raleway" w:hAnsi="Raleway"/>
          <w:i/>
          <w:color w:val="FF0000"/>
        </w:rPr>
        <w:t>Documentbeheersysteem (Onedrive, Dropbox, etc)</w:t>
      </w:r>
    </w:p>
    <w:p w14:paraId="6CA7FB74" w14:textId="77777777" w:rsidR="00181263" w:rsidRPr="00FC0A1A" w:rsidRDefault="00181263" w:rsidP="00181263">
      <w:pPr>
        <w:pStyle w:val="Lijstalinea"/>
        <w:numPr>
          <w:ilvl w:val="0"/>
          <w:numId w:val="20"/>
        </w:numPr>
        <w:spacing w:after="0"/>
        <w:rPr>
          <w:rFonts w:ascii="Raleway" w:hAnsi="Raleway"/>
          <w:color w:val="FF0000"/>
        </w:rPr>
      </w:pPr>
      <w:r w:rsidRPr="00FC0A1A">
        <w:rPr>
          <w:rFonts w:ascii="Raleway" w:hAnsi="Raleway"/>
          <w:i/>
          <w:color w:val="FF0000"/>
        </w:rPr>
        <w:t>Versiebeheer documenten</w:t>
      </w:r>
    </w:p>
    <w:p w14:paraId="03667D57" w14:textId="77777777" w:rsidR="00181263" w:rsidRPr="00FC0A1A" w:rsidRDefault="00181263" w:rsidP="00181263">
      <w:pPr>
        <w:pStyle w:val="Lijstalinea"/>
        <w:numPr>
          <w:ilvl w:val="0"/>
          <w:numId w:val="20"/>
        </w:numPr>
        <w:spacing w:after="0"/>
        <w:rPr>
          <w:rFonts w:ascii="Raleway" w:hAnsi="Raleway"/>
          <w:color w:val="FF0000"/>
        </w:rPr>
      </w:pPr>
      <w:r w:rsidRPr="00FC0A1A">
        <w:rPr>
          <w:rFonts w:ascii="Raleway" w:hAnsi="Raleway"/>
          <w:i/>
          <w:color w:val="FF0000"/>
        </w:rPr>
        <w:t>Bijhouden logboek</w:t>
      </w:r>
    </w:p>
    <w:p w14:paraId="03AB2C2F" w14:textId="580AC960" w:rsidR="00181263" w:rsidRPr="00937D7D" w:rsidRDefault="00181263" w:rsidP="00181263">
      <w:pPr>
        <w:pStyle w:val="Lijstalinea"/>
        <w:numPr>
          <w:ilvl w:val="0"/>
          <w:numId w:val="20"/>
        </w:numPr>
        <w:spacing w:after="0"/>
        <w:rPr>
          <w:rFonts w:ascii="Raleway" w:hAnsi="Raleway"/>
          <w:color w:val="808080" w:themeColor="background1" w:themeShade="80"/>
        </w:rPr>
      </w:pPr>
      <w:r w:rsidRPr="00FC0A1A">
        <w:rPr>
          <w:rFonts w:ascii="Raleway" w:hAnsi="Raleway"/>
          <w:i/>
          <w:color w:val="FF0000"/>
        </w:rPr>
        <w:t>Opleveren documenten, waar en wanneer&gt;</w:t>
      </w:r>
      <w:r w:rsidR="00FC0A1A" w:rsidRPr="00FC0A1A">
        <w:rPr>
          <w:rFonts w:ascii="Raleway" w:hAnsi="Raleway"/>
          <w:i/>
          <w:color w:val="FF0000"/>
        </w:rPr>
        <w:br/>
      </w:r>
      <w:r w:rsidR="00FC0A1A">
        <w:rPr>
          <w:rFonts w:ascii="Raleway" w:hAnsi="Raleway"/>
          <w:i/>
          <w:color w:val="808080" w:themeColor="background1" w:themeShade="80"/>
        </w:rPr>
        <w:br/>
      </w:r>
      <w:r w:rsidR="00FC0A1A" w:rsidRPr="00FC0A1A">
        <w:rPr>
          <w:rFonts w:ascii="Raleway" w:hAnsi="Raleway"/>
          <w:color w:val="808080" w:themeColor="background1" w:themeShade="80"/>
        </w:rPr>
        <w:t>In dit project zullen we alles documenteren, tot aan de laatste HTML-tag</w:t>
      </w:r>
      <w:r w:rsidR="00FC0A1A">
        <w:rPr>
          <w:rFonts w:ascii="Raleway" w:hAnsi="Raleway"/>
          <w:color w:val="808080" w:themeColor="background1" w:themeShade="80"/>
        </w:rPr>
        <w:t>.</w:t>
      </w:r>
      <w:r w:rsidR="00FC0A1A">
        <w:rPr>
          <w:rFonts w:ascii="Raleway" w:hAnsi="Raleway"/>
          <w:color w:val="808080" w:themeColor="background1" w:themeShade="80"/>
        </w:rPr>
        <w:br/>
      </w:r>
      <w:r w:rsidR="00FC0A1A" w:rsidRPr="00FC0A1A">
        <w:rPr>
          <w:rFonts w:ascii="Raleway" w:hAnsi="Raleway"/>
          <w:color w:val="808080" w:themeColor="background1" w:themeShade="80"/>
        </w:rPr>
        <w:t>we houden dit document bijgewerkt in een gedeelde Outlook-link</w:t>
      </w:r>
      <w:r w:rsidR="00FC0A1A">
        <w:rPr>
          <w:rFonts w:ascii="Raleway" w:hAnsi="Raleway"/>
          <w:color w:val="808080" w:themeColor="background1" w:themeShade="80"/>
        </w:rPr>
        <w:t>.</w:t>
      </w:r>
      <w:r w:rsidR="00FC0A1A">
        <w:rPr>
          <w:rFonts w:ascii="Raleway" w:hAnsi="Raleway"/>
          <w:color w:val="808080" w:themeColor="background1" w:themeShade="80"/>
        </w:rPr>
        <w:br/>
      </w:r>
      <w:r w:rsidR="00FC0A1A" w:rsidRPr="00FC0A1A">
        <w:rPr>
          <w:rFonts w:ascii="Raleway" w:hAnsi="Raleway"/>
          <w:color w:val="808080" w:themeColor="background1" w:themeShade="80"/>
        </w:rPr>
        <w:t>iedereen houdt een eigen logboek bij in de vorm van een Word-document</w:t>
      </w:r>
      <w:r w:rsidR="00FC0A1A">
        <w:rPr>
          <w:rFonts w:ascii="Raleway" w:hAnsi="Raleway"/>
          <w:color w:val="808080" w:themeColor="background1" w:themeShade="80"/>
        </w:rPr>
        <w:t>.</w:t>
      </w:r>
      <w:r w:rsidR="00FC0A1A">
        <w:rPr>
          <w:rFonts w:ascii="Raleway" w:hAnsi="Raleway"/>
          <w:color w:val="808080" w:themeColor="background1" w:themeShade="80"/>
        </w:rPr>
        <w:br/>
      </w:r>
      <w:r w:rsidR="00FC0A1A" w:rsidRPr="00FC0A1A">
        <w:rPr>
          <w:rFonts w:ascii="Raleway" w:hAnsi="Raleway"/>
          <w:color w:val="808080" w:themeColor="background1" w:themeShade="80"/>
        </w:rPr>
        <w:t>Aan het einde van elke week zullen we ons logboek en dit document bijwerken</w:t>
      </w:r>
    </w:p>
    <w:p w14:paraId="41B6C0D2" w14:textId="59DA5498" w:rsidR="00CB7861" w:rsidRDefault="00506BD9" w:rsidP="00937D7D">
      <w:pPr>
        <w:pStyle w:val="Lijstalinea"/>
        <w:spacing w:after="0"/>
        <w:rPr>
          <w:ins w:id="42" w:author="Tamara Rouette / PVO Limburg" w:date="2024-04-25T10:30:00Z"/>
          <w:rFonts w:ascii="Raleway" w:hAnsi="Raleway"/>
          <w:color w:val="808080" w:themeColor="background1" w:themeShade="80"/>
        </w:rPr>
      </w:pPr>
      <w:ins w:id="43" w:author="Tamara Rouette / PVO Limburg" w:date="2024-04-25T10:29:00Z">
        <w:r>
          <w:rPr>
            <w:rFonts w:ascii="Raleway" w:hAnsi="Raleway"/>
            <w:color w:val="808080" w:themeColor="background1" w:themeShade="80"/>
          </w:rPr>
          <w:t xml:space="preserve">Alle zaken van het project worden gedocumenteerd, dit tot aan de laatste HTML-tag. Dit document wordt telkens bijgewerkt in een gedeelde Outlook-link. Elk </w:t>
        </w:r>
        <w:proofErr w:type="spellStart"/>
        <w:r>
          <w:rPr>
            <w:rFonts w:ascii="Raleway" w:hAnsi="Raleway"/>
            <w:color w:val="808080" w:themeColor="background1" w:themeShade="80"/>
          </w:rPr>
          <w:t>pr</w:t>
        </w:r>
      </w:ins>
      <w:ins w:id="44" w:author="Tamara Rouette / PVO Limburg" w:date="2024-04-25T10:30:00Z">
        <w:r>
          <w:rPr>
            <w:rFonts w:ascii="Raleway" w:hAnsi="Raleway"/>
            <w:color w:val="808080" w:themeColor="background1" w:themeShade="80"/>
          </w:rPr>
          <w:t>ojectlid</w:t>
        </w:r>
        <w:proofErr w:type="spellEnd"/>
        <w:r>
          <w:rPr>
            <w:rFonts w:ascii="Raleway" w:hAnsi="Raleway"/>
            <w:color w:val="808080" w:themeColor="background1" w:themeShade="80"/>
          </w:rPr>
          <w:t xml:space="preserve"> houdt een eigen logboek bij in de v</w:t>
        </w:r>
      </w:ins>
      <w:ins w:id="45" w:author="Tamara Rouette / PVO Limburg" w:date="2024-04-25T10:31:00Z">
        <w:r>
          <w:rPr>
            <w:rFonts w:ascii="Raleway" w:hAnsi="Raleway"/>
            <w:color w:val="808080" w:themeColor="background1" w:themeShade="80"/>
          </w:rPr>
          <w:t>or</w:t>
        </w:r>
      </w:ins>
      <w:ins w:id="46" w:author="Tamara Rouette / PVO Limburg" w:date="2024-04-25T10:30:00Z">
        <w:r>
          <w:rPr>
            <w:rFonts w:ascii="Raleway" w:hAnsi="Raleway"/>
            <w:color w:val="808080" w:themeColor="background1" w:themeShade="80"/>
          </w:rPr>
          <w:t xml:space="preserve">m van een Word-document. </w:t>
        </w:r>
      </w:ins>
    </w:p>
    <w:p w14:paraId="5A7A8156" w14:textId="04376B22" w:rsidR="00506BD9" w:rsidRDefault="00506BD9" w:rsidP="00937D7D">
      <w:pPr>
        <w:pStyle w:val="Lijstalinea"/>
        <w:spacing w:after="0"/>
        <w:rPr>
          <w:ins w:id="47" w:author="Tamara Rouette / PVO Limburg" w:date="2024-04-25T10:29:00Z"/>
          <w:rFonts w:ascii="Raleway" w:hAnsi="Raleway"/>
          <w:color w:val="808080" w:themeColor="background1" w:themeShade="80"/>
        </w:rPr>
      </w:pPr>
      <w:ins w:id="48" w:author="Tamara Rouette / PVO Limburg" w:date="2024-04-25T10:30:00Z">
        <w:r>
          <w:rPr>
            <w:rFonts w:ascii="Raleway" w:hAnsi="Raleway"/>
            <w:color w:val="808080" w:themeColor="background1" w:themeShade="80"/>
          </w:rPr>
          <w:t xml:space="preserve">Einde van elke week worden de zaken doorlopen en </w:t>
        </w:r>
      </w:ins>
      <w:ins w:id="49" w:author="Tamara Rouette / PVO Limburg" w:date="2024-04-25T10:31:00Z">
        <w:r>
          <w:rPr>
            <w:rFonts w:ascii="Raleway" w:hAnsi="Raleway"/>
            <w:color w:val="808080" w:themeColor="background1" w:themeShade="80"/>
          </w:rPr>
          <w:t xml:space="preserve">bijgewerkt. </w:t>
        </w:r>
      </w:ins>
      <w:ins w:id="50" w:author="Tamara Rouette / PVO Limburg" w:date="2024-04-25T10:30:00Z">
        <w:r>
          <w:rPr>
            <w:rFonts w:ascii="Raleway" w:hAnsi="Raleway"/>
            <w:color w:val="808080" w:themeColor="background1" w:themeShade="80"/>
          </w:rPr>
          <w:t xml:space="preserve"> </w:t>
        </w:r>
      </w:ins>
    </w:p>
    <w:p w14:paraId="696FA2F1" w14:textId="77777777" w:rsidR="00506BD9" w:rsidRPr="00CB7861" w:rsidRDefault="00506BD9" w:rsidP="00937D7D">
      <w:pPr>
        <w:pStyle w:val="Lijstalinea"/>
        <w:spacing w:after="0"/>
        <w:rPr>
          <w:rFonts w:ascii="Raleway" w:hAnsi="Raleway"/>
          <w:color w:val="808080" w:themeColor="background1" w:themeShade="80"/>
        </w:rPr>
      </w:pPr>
    </w:p>
    <w:p w14:paraId="58CAC005" w14:textId="77777777" w:rsidR="00181263" w:rsidRPr="00C0023D" w:rsidRDefault="00181263" w:rsidP="00F72224">
      <w:pPr>
        <w:pStyle w:val="Geenafstand"/>
        <w:rPr>
          <w:rFonts w:ascii="Raleway" w:hAnsi="Raleway"/>
          <w:b/>
          <w:bCs/>
          <w:color w:val="00555C"/>
          <w:sz w:val="24"/>
          <w:szCs w:val="24"/>
        </w:rPr>
      </w:pPr>
      <w:r w:rsidRPr="00C0023D">
        <w:rPr>
          <w:rFonts w:ascii="Raleway" w:hAnsi="Raleway"/>
          <w:b/>
          <w:bCs/>
          <w:color w:val="00555C"/>
          <w:sz w:val="24"/>
          <w:szCs w:val="24"/>
        </w:rPr>
        <w:t>Communicatieplan</w:t>
      </w:r>
    </w:p>
    <w:p w14:paraId="26C867A4" w14:textId="5E1736F4" w:rsidR="00181263" w:rsidRPr="002F08A8" w:rsidRDefault="00181263">
      <w:pPr>
        <w:rPr>
          <w:rFonts w:ascii="Raleway" w:hAnsi="Raleway"/>
          <w:i/>
          <w:lang w:val="en-GB"/>
        </w:rPr>
      </w:pPr>
      <w:r w:rsidRPr="004545D3">
        <w:rPr>
          <w:rFonts w:ascii="Raleway" w:hAnsi="Raleway"/>
          <w:i/>
          <w:color w:val="FF0000"/>
        </w:rPr>
        <w:t xml:space="preserve">&lt;Op welke manieren gaan jullie de communicatie binnen de groep gezond houden. </w:t>
      </w:r>
      <w:r w:rsidRPr="002F08A8">
        <w:rPr>
          <w:rFonts w:ascii="Raleway" w:hAnsi="Raleway"/>
          <w:i/>
          <w:color w:val="FF0000"/>
          <w:lang w:val="en-GB"/>
        </w:rPr>
        <w:t>Denk aan vergaderingen/stand-ups, email, whatsapp etc.&gt;</w:t>
      </w:r>
      <w:r w:rsidR="004545D3" w:rsidRPr="002F08A8">
        <w:rPr>
          <w:rFonts w:ascii="Raleway" w:hAnsi="Raleway"/>
          <w:i/>
          <w:color w:val="FF0000"/>
          <w:lang w:val="en-GB"/>
        </w:rPr>
        <w:br/>
      </w:r>
      <w:ins w:id="51" w:author="Tamara Rouette / PVO Limburg" w:date="2024-04-25T10:33:00Z">
        <w:r w:rsidR="00C663CB">
          <w:rPr>
            <w:rFonts w:ascii="Raleway" w:hAnsi="Raleway"/>
            <w:i/>
            <w:color w:val="808080" w:themeColor="background1" w:themeShade="80"/>
            <w:lang w:val="en-GB"/>
          </w:rPr>
          <w:t xml:space="preserve">Er </w:t>
        </w:r>
        <w:proofErr w:type="spellStart"/>
        <w:r w:rsidR="00C663CB">
          <w:rPr>
            <w:rFonts w:ascii="Raleway" w:hAnsi="Raleway"/>
            <w:i/>
            <w:color w:val="808080" w:themeColor="background1" w:themeShade="80"/>
            <w:lang w:val="en-GB"/>
          </w:rPr>
          <w:t>zijn</w:t>
        </w:r>
        <w:proofErr w:type="spellEnd"/>
        <w:r w:rsidR="00C663CB">
          <w:rPr>
            <w:rFonts w:ascii="Raleway" w:hAnsi="Raleway"/>
            <w:i/>
            <w:color w:val="808080" w:themeColor="background1" w:themeShade="80"/>
            <w:lang w:val="en-GB"/>
          </w:rPr>
          <w:t xml:space="preserve"> </w:t>
        </w:r>
        <w:proofErr w:type="spellStart"/>
        <w:r w:rsidR="00C663CB">
          <w:rPr>
            <w:rFonts w:ascii="Raleway" w:hAnsi="Raleway"/>
            <w:i/>
            <w:color w:val="808080" w:themeColor="background1" w:themeShade="80"/>
            <w:lang w:val="en-GB"/>
          </w:rPr>
          <w:t>verschillende</w:t>
        </w:r>
        <w:proofErr w:type="spellEnd"/>
        <w:r w:rsidR="00C663CB">
          <w:rPr>
            <w:rFonts w:ascii="Raleway" w:hAnsi="Raleway"/>
            <w:i/>
            <w:color w:val="808080" w:themeColor="background1" w:themeShade="80"/>
            <w:lang w:val="en-GB"/>
          </w:rPr>
          <w:t xml:space="preserve"> </w:t>
        </w:r>
        <w:proofErr w:type="spellStart"/>
        <w:r w:rsidR="00C663CB">
          <w:rPr>
            <w:rFonts w:ascii="Raleway" w:hAnsi="Raleway"/>
            <w:i/>
            <w:color w:val="808080" w:themeColor="background1" w:themeShade="80"/>
            <w:lang w:val="en-GB"/>
          </w:rPr>
          <w:t>werkvormen</w:t>
        </w:r>
      </w:ins>
      <w:proofErr w:type="spellEnd"/>
      <w:ins w:id="52" w:author="Tamara Rouette / PVO Limburg" w:date="2024-04-25T10:34:00Z">
        <w:r w:rsidR="00C663CB">
          <w:rPr>
            <w:rFonts w:ascii="Raleway" w:hAnsi="Raleway"/>
            <w:i/>
            <w:color w:val="808080" w:themeColor="background1" w:themeShade="80"/>
            <w:lang w:val="en-GB"/>
          </w:rPr>
          <w:t xml:space="preserve"> die er </w:t>
        </w:r>
        <w:proofErr w:type="spellStart"/>
        <w:r w:rsidR="00C663CB">
          <w:rPr>
            <w:rFonts w:ascii="Raleway" w:hAnsi="Raleway"/>
            <w:i/>
            <w:color w:val="808080" w:themeColor="background1" w:themeShade="80"/>
            <w:lang w:val="en-GB"/>
          </w:rPr>
          <w:t>ingezet</w:t>
        </w:r>
        <w:proofErr w:type="spellEnd"/>
        <w:r w:rsidR="00C663CB">
          <w:rPr>
            <w:rFonts w:ascii="Raleway" w:hAnsi="Raleway"/>
            <w:i/>
            <w:color w:val="808080" w:themeColor="background1" w:themeShade="80"/>
            <w:lang w:val="en-GB"/>
          </w:rPr>
          <w:t xml:space="preserve"> </w:t>
        </w:r>
        <w:proofErr w:type="spellStart"/>
        <w:r w:rsidR="00C663CB">
          <w:rPr>
            <w:rFonts w:ascii="Raleway" w:hAnsi="Raleway"/>
            <w:i/>
            <w:color w:val="808080" w:themeColor="background1" w:themeShade="80"/>
            <w:lang w:val="en-GB"/>
          </w:rPr>
          <w:t>worden</w:t>
        </w:r>
        <w:proofErr w:type="spellEnd"/>
        <w:r w:rsidR="00C663CB">
          <w:rPr>
            <w:rFonts w:ascii="Raleway" w:hAnsi="Raleway"/>
            <w:i/>
            <w:color w:val="808080" w:themeColor="background1" w:themeShade="80"/>
            <w:lang w:val="en-GB"/>
          </w:rPr>
          <w:t xml:space="preserve"> om de </w:t>
        </w:r>
        <w:proofErr w:type="spellStart"/>
        <w:r w:rsidR="00C663CB">
          <w:rPr>
            <w:rFonts w:ascii="Raleway" w:hAnsi="Raleway"/>
            <w:i/>
            <w:color w:val="808080" w:themeColor="background1" w:themeShade="80"/>
            <w:lang w:val="en-GB"/>
          </w:rPr>
          <w:t>communicatie</w:t>
        </w:r>
        <w:proofErr w:type="spellEnd"/>
        <w:r w:rsidR="00C663CB">
          <w:rPr>
            <w:rFonts w:ascii="Raleway" w:hAnsi="Raleway"/>
            <w:i/>
            <w:color w:val="808080" w:themeColor="background1" w:themeShade="80"/>
            <w:lang w:val="en-GB"/>
          </w:rPr>
          <w:t xml:space="preserve"> </w:t>
        </w:r>
        <w:proofErr w:type="spellStart"/>
        <w:r w:rsidR="00014470">
          <w:rPr>
            <w:rFonts w:ascii="Raleway" w:hAnsi="Raleway"/>
            <w:i/>
            <w:color w:val="808080" w:themeColor="background1" w:themeShade="80"/>
            <w:lang w:val="en-GB"/>
          </w:rPr>
          <w:t>binnen</w:t>
        </w:r>
        <w:proofErr w:type="spellEnd"/>
        <w:r w:rsidR="00014470">
          <w:rPr>
            <w:rFonts w:ascii="Raleway" w:hAnsi="Raleway"/>
            <w:i/>
            <w:color w:val="808080" w:themeColor="background1" w:themeShade="80"/>
            <w:lang w:val="en-GB"/>
          </w:rPr>
          <w:t xml:space="preserve"> de </w:t>
        </w:r>
        <w:proofErr w:type="spellStart"/>
        <w:r w:rsidR="00014470">
          <w:rPr>
            <w:rFonts w:ascii="Raleway" w:hAnsi="Raleway"/>
            <w:i/>
            <w:color w:val="808080" w:themeColor="background1" w:themeShade="80"/>
            <w:lang w:val="en-GB"/>
          </w:rPr>
          <w:t>proejctgroep</w:t>
        </w:r>
        <w:proofErr w:type="spellEnd"/>
        <w:r w:rsidR="00014470">
          <w:rPr>
            <w:rFonts w:ascii="Raleway" w:hAnsi="Raleway"/>
            <w:i/>
            <w:color w:val="808080" w:themeColor="background1" w:themeShade="80"/>
            <w:lang w:val="en-GB"/>
          </w:rPr>
          <w:t xml:space="preserve"> zo </w:t>
        </w:r>
        <w:proofErr w:type="spellStart"/>
        <w:r w:rsidR="00014470">
          <w:rPr>
            <w:rFonts w:ascii="Raleway" w:hAnsi="Raleway"/>
            <w:i/>
            <w:color w:val="808080" w:themeColor="background1" w:themeShade="80"/>
            <w:lang w:val="en-GB"/>
          </w:rPr>
          <w:t>optim</w:t>
        </w:r>
      </w:ins>
      <w:ins w:id="53" w:author="Tamara Rouette / PVO Limburg" w:date="2024-04-25T11:27:00Z">
        <w:r w:rsidR="00580A5A">
          <w:rPr>
            <w:rFonts w:ascii="Raleway" w:hAnsi="Raleway"/>
            <w:i/>
            <w:color w:val="808080" w:themeColor="background1" w:themeShade="80"/>
            <w:lang w:val="en-GB"/>
          </w:rPr>
          <w:t>a</w:t>
        </w:r>
      </w:ins>
      <w:ins w:id="54" w:author="Tamara Rouette / PVO Limburg" w:date="2024-04-25T10:34:00Z">
        <w:r w:rsidR="00014470">
          <w:rPr>
            <w:rFonts w:ascii="Raleway" w:hAnsi="Raleway"/>
            <w:i/>
            <w:color w:val="808080" w:themeColor="background1" w:themeShade="80"/>
            <w:lang w:val="en-GB"/>
          </w:rPr>
          <w:t>al</w:t>
        </w:r>
        <w:proofErr w:type="spellEnd"/>
        <w:r w:rsidR="00014470">
          <w:rPr>
            <w:rFonts w:ascii="Raleway" w:hAnsi="Raleway"/>
            <w:i/>
            <w:color w:val="808080" w:themeColor="background1" w:themeShade="80"/>
            <w:lang w:val="en-GB"/>
          </w:rPr>
          <w:t xml:space="preserve"> </w:t>
        </w:r>
        <w:proofErr w:type="spellStart"/>
        <w:r w:rsidR="00014470">
          <w:rPr>
            <w:rFonts w:ascii="Raleway" w:hAnsi="Raleway"/>
            <w:i/>
            <w:color w:val="808080" w:themeColor="background1" w:themeShade="80"/>
            <w:lang w:val="en-GB"/>
          </w:rPr>
          <w:t>mogelijk</w:t>
        </w:r>
        <w:proofErr w:type="spellEnd"/>
        <w:r w:rsidR="00014470">
          <w:rPr>
            <w:rFonts w:ascii="Raleway" w:hAnsi="Raleway"/>
            <w:i/>
            <w:color w:val="808080" w:themeColor="background1" w:themeShade="80"/>
            <w:lang w:val="en-GB"/>
          </w:rPr>
          <w:t xml:space="preserve"> </w:t>
        </w:r>
        <w:proofErr w:type="spellStart"/>
        <w:r w:rsidR="00014470">
          <w:rPr>
            <w:rFonts w:ascii="Raleway" w:hAnsi="Raleway"/>
            <w:i/>
            <w:color w:val="808080" w:themeColor="background1" w:themeShade="80"/>
            <w:lang w:val="en-GB"/>
          </w:rPr>
          <w:t>te</w:t>
        </w:r>
        <w:proofErr w:type="spellEnd"/>
        <w:r w:rsidR="00014470">
          <w:rPr>
            <w:rFonts w:ascii="Raleway" w:hAnsi="Raleway"/>
            <w:i/>
            <w:color w:val="808080" w:themeColor="background1" w:themeShade="80"/>
            <w:lang w:val="en-GB"/>
          </w:rPr>
          <w:t xml:space="preserve"> laten </w:t>
        </w:r>
        <w:proofErr w:type="spellStart"/>
        <w:r w:rsidR="00014470">
          <w:rPr>
            <w:rFonts w:ascii="Raleway" w:hAnsi="Raleway"/>
            <w:i/>
            <w:color w:val="808080" w:themeColor="background1" w:themeShade="80"/>
            <w:lang w:val="en-GB"/>
          </w:rPr>
          <w:t>verlopen</w:t>
        </w:r>
        <w:proofErr w:type="spellEnd"/>
        <w:r w:rsidR="00014470">
          <w:rPr>
            <w:rFonts w:ascii="Raleway" w:hAnsi="Raleway"/>
            <w:i/>
            <w:color w:val="808080" w:themeColor="background1" w:themeShade="80"/>
            <w:lang w:val="en-GB"/>
          </w:rPr>
          <w:t xml:space="preserve">, </w:t>
        </w:r>
        <w:proofErr w:type="spellStart"/>
        <w:r w:rsidR="00014470">
          <w:rPr>
            <w:rFonts w:ascii="Raleway" w:hAnsi="Raleway"/>
            <w:i/>
            <w:color w:val="808080" w:themeColor="background1" w:themeShade="80"/>
            <w:lang w:val="en-GB"/>
          </w:rPr>
          <w:t>namelijk</w:t>
        </w:r>
        <w:proofErr w:type="spellEnd"/>
        <w:r w:rsidR="00014470">
          <w:rPr>
            <w:rFonts w:ascii="Raleway" w:hAnsi="Raleway"/>
            <w:i/>
            <w:color w:val="808080" w:themeColor="background1" w:themeShade="80"/>
            <w:lang w:val="en-GB"/>
          </w:rPr>
          <w:t>:</w:t>
        </w:r>
        <w:r w:rsidR="00C663CB">
          <w:rPr>
            <w:rFonts w:ascii="Raleway" w:hAnsi="Raleway"/>
            <w:i/>
            <w:color w:val="808080" w:themeColor="background1" w:themeShade="80"/>
            <w:lang w:val="en-GB"/>
          </w:rPr>
          <w:t xml:space="preserve"> </w:t>
        </w:r>
      </w:ins>
      <w:r w:rsidR="004545D3" w:rsidRPr="002F08A8">
        <w:rPr>
          <w:rFonts w:ascii="Raleway" w:hAnsi="Raleway"/>
          <w:i/>
          <w:color w:val="808080" w:themeColor="background1" w:themeShade="80"/>
          <w:lang w:val="en-GB"/>
        </w:rPr>
        <w:br/>
        <w:t>Discord</w:t>
      </w:r>
      <w:r w:rsidR="004545D3" w:rsidRPr="002F08A8">
        <w:rPr>
          <w:rFonts w:ascii="Raleway" w:hAnsi="Raleway"/>
          <w:i/>
          <w:color w:val="808080" w:themeColor="background1" w:themeShade="80"/>
          <w:lang w:val="en-GB"/>
        </w:rPr>
        <w:br/>
      </w:r>
      <w:proofErr w:type="spellStart"/>
      <w:r w:rsidR="004545D3" w:rsidRPr="002F08A8">
        <w:rPr>
          <w:rFonts w:ascii="Raleway" w:hAnsi="Raleway"/>
          <w:i/>
          <w:color w:val="808080" w:themeColor="background1" w:themeShade="80"/>
          <w:lang w:val="en-GB"/>
        </w:rPr>
        <w:t>Whatsapp</w:t>
      </w:r>
      <w:proofErr w:type="spellEnd"/>
      <w:r w:rsidR="004545D3" w:rsidRPr="002F08A8">
        <w:rPr>
          <w:rFonts w:ascii="Raleway" w:hAnsi="Raleway"/>
          <w:i/>
          <w:color w:val="808080" w:themeColor="background1" w:themeShade="80"/>
          <w:lang w:val="en-GB"/>
        </w:rPr>
        <w:br/>
        <w:t>Stand-ups</w:t>
      </w:r>
      <w:r w:rsidRPr="002F08A8">
        <w:rPr>
          <w:rFonts w:ascii="Raleway" w:hAnsi="Raleway"/>
          <w:b/>
          <w:bCs/>
          <w:color w:val="80A7AC"/>
          <w:lang w:val="en-GB"/>
        </w:rPr>
        <w:br w:type="page"/>
      </w:r>
    </w:p>
    <w:p w14:paraId="162A1749" w14:textId="5B694A96" w:rsidR="001B2E4B" w:rsidRPr="00C0023D" w:rsidRDefault="001B2E4B" w:rsidP="00ED0628">
      <w:pPr>
        <w:pStyle w:val="Kop1"/>
        <w:jc w:val="left"/>
        <w:rPr>
          <w:rFonts w:ascii="Raleway" w:hAnsi="Raleway"/>
          <w:b/>
          <w:bCs/>
          <w:color w:val="EC644A"/>
        </w:rPr>
      </w:pPr>
      <w:bookmarkStart w:id="55" w:name="_Toc153523479"/>
      <w:r w:rsidRPr="00C0023D">
        <w:rPr>
          <w:rFonts w:ascii="Raleway" w:eastAsia="Times New Roman" w:hAnsi="Raleway"/>
          <w:b/>
          <w:bCs/>
          <w:iCs/>
          <w:noProof/>
          <w:color w:val="EC644A"/>
          <w:sz w:val="24"/>
          <w:szCs w:val="24"/>
          <w:lang w:eastAsia="nl-NL"/>
        </w:rPr>
        <w:lastRenderedPageBreak/>
        <w:drawing>
          <wp:anchor distT="0" distB="0" distL="114300" distR="114300" simplePos="0" relativeHeight="251658752" behindDoc="1" locked="0" layoutInCell="1" allowOverlap="1" wp14:anchorId="4AF69872" wp14:editId="593834DE">
            <wp:simplePos x="0" y="0"/>
            <wp:positionH relativeFrom="page">
              <wp:posOffset>5437750</wp:posOffset>
            </wp:positionH>
            <wp:positionV relativeFrom="paragraph">
              <wp:posOffset>-737723</wp:posOffset>
            </wp:positionV>
            <wp:extent cx="2667000" cy="2001132"/>
            <wp:effectExtent l="0" t="0" r="0" b="0"/>
            <wp:wrapNone/>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7000" cy="2001132"/>
                    </a:xfrm>
                    <a:prstGeom prst="rect">
                      <a:avLst/>
                    </a:prstGeom>
                  </pic:spPr>
                </pic:pic>
              </a:graphicData>
            </a:graphic>
            <wp14:sizeRelH relativeFrom="page">
              <wp14:pctWidth>0</wp14:pctWidth>
            </wp14:sizeRelH>
            <wp14:sizeRelV relativeFrom="page">
              <wp14:pctHeight>0</wp14:pctHeight>
            </wp14:sizeRelV>
          </wp:anchor>
        </w:drawing>
      </w:r>
      <w:r w:rsidRPr="00C0023D">
        <w:rPr>
          <w:rFonts w:ascii="Raleway" w:hAnsi="Raleway"/>
          <w:b/>
          <w:bCs/>
          <w:color w:val="EC644A"/>
        </w:rPr>
        <w:t>Pr</w:t>
      </w:r>
      <w:r w:rsidR="001D557D" w:rsidRPr="00C0023D">
        <w:rPr>
          <w:rFonts w:ascii="Raleway" w:hAnsi="Raleway"/>
          <w:b/>
          <w:bCs/>
          <w:color w:val="EC644A"/>
        </w:rPr>
        <w:t>oduct Requirements Document</w:t>
      </w:r>
      <w:bookmarkEnd w:id="55"/>
    </w:p>
    <w:p w14:paraId="52A23675" w14:textId="77777777" w:rsidR="00685582" w:rsidRDefault="00685582" w:rsidP="00685582">
      <w:pPr>
        <w:rPr>
          <w:rFonts w:ascii="Raleway" w:hAnsi="Raleway"/>
        </w:rPr>
      </w:pPr>
    </w:p>
    <w:p w14:paraId="6F718CFE" w14:textId="77777777" w:rsidR="00ED0628" w:rsidRDefault="00ED0628" w:rsidP="00685582">
      <w:pPr>
        <w:rPr>
          <w:rFonts w:ascii="Raleway" w:hAnsi="Raleway"/>
        </w:rPr>
      </w:pPr>
    </w:p>
    <w:p w14:paraId="67912500" w14:textId="77777777" w:rsidR="00DD770F" w:rsidRPr="00F72224" w:rsidRDefault="00DD770F" w:rsidP="00685582">
      <w:pPr>
        <w:rPr>
          <w:rFonts w:ascii="Raleway" w:hAnsi="Raleway"/>
        </w:rPr>
      </w:pPr>
    </w:p>
    <w:p w14:paraId="34100EE1" w14:textId="77777777" w:rsidR="00685582" w:rsidRPr="00C0023D" w:rsidRDefault="00685582" w:rsidP="00672D37">
      <w:pPr>
        <w:pStyle w:val="Geenafstand"/>
        <w:rPr>
          <w:rFonts w:ascii="Raleway" w:hAnsi="Raleway"/>
          <w:b/>
          <w:bCs/>
          <w:color w:val="00555C"/>
          <w:sz w:val="24"/>
          <w:szCs w:val="24"/>
        </w:rPr>
      </w:pPr>
      <w:bookmarkStart w:id="56" w:name="_Toc511675164"/>
      <w:r w:rsidRPr="00C0023D">
        <w:rPr>
          <w:rFonts w:ascii="Raleway" w:hAnsi="Raleway"/>
          <w:b/>
          <w:bCs/>
          <w:color w:val="00555C"/>
          <w:sz w:val="24"/>
          <w:szCs w:val="24"/>
        </w:rPr>
        <w:t>Wie is mijn klant</w:t>
      </w:r>
      <w:bookmarkEnd w:id="56"/>
    </w:p>
    <w:p w14:paraId="11AA08C2" w14:textId="2A4D74F5" w:rsidR="00685582" w:rsidRPr="00FA315D" w:rsidRDefault="00685582" w:rsidP="00685582">
      <w:pPr>
        <w:rPr>
          <w:rFonts w:ascii="Raleway" w:hAnsi="Raleway"/>
          <w:i/>
          <w:color w:val="808080" w:themeColor="background1" w:themeShade="80"/>
        </w:rPr>
      </w:pPr>
      <w:r w:rsidRPr="00FA315D">
        <w:rPr>
          <w:rFonts w:ascii="Raleway" w:hAnsi="Raleway"/>
          <w:i/>
          <w:color w:val="FF0000"/>
        </w:rPr>
        <w:t>&lt;Beschrijf in dit hoofdstuk/sectie wie de klant is waarvoor dit project wordt uitgevoerd. Wie is je contactpersoon/opdrachtgever, wat doet het bedrijf en in welke situatie zit deze klant. Uiteraard kort en bondig en alleen relevante zaken&gt;.</w:t>
      </w:r>
      <w:r w:rsidR="00FA315D" w:rsidRPr="00FA315D">
        <w:rPr>
          <w:rFonts w:ascii="Raleway" w:hAnsi="Raleway"/>
          <w:i/>
          <w:color w:val="FF0000"/>
        </w:rPr>
        <w:br/>
      </w:r>
      <w:r w:rsidR="00FA315D" w:rsidRPr="002F08A8">
        <w:rPr>
          <w:rFonts w:ascii="Raleway" w:hAnsi="Raleway"/>
          <w:i/>
          <w:color w:val="808080" w:themeColor="background1" w:themeShade="80"/>
        </w:rPr>
        <w:br/>
      </w:r>
      <w:r w:rsidR="00FA315D" w:rsidRPr="00FA315D">
        <w:rPr>
          <w:rFonts w:ascii="Raleway" w:hAnsi="Raleway"/>
          <w:i/>
          <w:color w:val="808080" w:themeColor="background1" w:themeShade="80"/>
        </w:rPr>
        <w:t>Onze opdrachtgever is PVO-</w:t>
      </w:r>
      <w:r w:rsidR="00FA315D">
        <w:rPr>
          <w:rFonts w:ascii="Raleway" w:hAnsi="Raleway"/>
          <w:i/>
          <w:color w:val="808080" w:themeColor="background1" w:themeShade="80"/>
        </w:rPr>
        <w:t>L</w:t>
      </w:r>
      <w:r w:rsidR="00FA315D" w:rsidRPr="00FA315D">
        <w:rPr>
          <w:rFonts w:ascii="Raleway" w:hAnsi="Raleway"/>
          <w:i/>
          <w:color w:val="808080" w:themeColor="background1" w:themeShade="80"/>
        </w:rPr>
        <w:t>imburg en onze contactpersoon is Tamara Rouette</w:t>
      </w:r>
      <w:r w:rsidR="00FA315D" w:rsidRPr="00FA315D">
        <w:rPr>
          <w:rFonts w:ascii="Raleway" w:hAnsi="Raleway"/>
          <w:i/>
          <w:color w:val="808080" w:themeColor="background1" w:themeShade="80"/>
        </w:rPr>
        <w:br/>
      </w:r>
      <w:r w:rsidR="00FA315D">
        <w:rPr>
          <w:rFonts w:ascii="Raleway" w:hAnsi="Raleway"/>
          <w:i/>
          <w:color w:val="808080" w:themeColor="background1" w:themeShade="80"/>
        </w:rPr>
        <w:t xml:space="preserve">PVO-Limburg </w:t>
      </w:r>
      <w:r w:rsidR="00FA315D" w:rsidRPr="00FA315D">
        <w:rPr>
          <w:rFonts w:ascii="Raleway" w:hAnsi="Raleway"/>
          <w:i/>
          <w:color w:val="808080" w:themeColor="background1" w:themeShade="80"/>
        </w:rPr>
        <w:t xml:space="preserve"> helpen ondernemers zich weerbaar te maken tegen verschillende vormen van criminaliteit</w:t>
      </w:r>
      <w:ins w:id="57" w:author="Tamara Rouette / PVO Limburg" w:date="2024-04-25T10:35:00Z">
        <w:r w:rsidR="00014470">
          <w:rPr>
            <w:rFonts w:ascii="Raleway" w:hAnsi="Raleway"/>
            <w:i/>
            <w:color w:val="808080" w:themeColor="background1" w:themeShade="80"/>
          </w:rPr>
          <w:t>. Thema’s hierin zijn ondermijning, cybercriminaliteit en high impact crime (bedreiging en agressie)</w:t>
        </w:r>
      </w:ins>
      <w:r w:rsidR="00FA315D" w:rsidRPr="00FA315D">
        <w:rPr>
          <w:rFonts w:ascii="Raleway" w:hAnsi="Raleway"/>
          <w:i/>
          <w:color w:val="808080" w:themeColor="background1" w:themeShade="80"/>
        </w:rPr>
        <w:t>.</w:t>
      </w:r>
    </w:p>
    <w:p w14:paraId="431EC4A8" w14:textId="77777777" w:rsidR="00685582" w:rsidRPr="00C0023D" w:rsidRDefault="00685582" w:rsidP="00672D37">
      <w:pPr>
        <w:pStyle w:val="Geenafstand"/>
        <w:rPr>
          <w:rFonts w:ascii="Raleway" w:hAnsi="Raleway"/>
          <w:b/>
          <w:bCs/>
          <w:color w:val="00555C"/>
          <w:sz w:val="24"/>
          <w:szCs w:val="24"/>
        </w:rPr>
      </w:pPr>
      <w:bookmarkStart w:id="58" w:name="_Toc511675165"/>
      <w:r w:rsidRPr="00C0023D">
        <w:rPr>
          <w:rFonts w:ascii="Raleway" w:hAnsi="Raleway"/>
          <w:b/>
          <w:bCs/>
          <w:color w:val="00555C"/>
          <w:sz w:val="24"/>
          <w:szCs w:val="24"/>
        </w:rPr>
        <w:t>Doel van dit project</w:t>
      </w:r>
      <w:bookmarkEnd w:id="58"/>
    </w:p>
    <w:p w14:paraId="0E6B3421" w14:textId="77777777" w:rsidR="00685582" w:rsidRPr="00FA315D" w:rsidRDefault="00685582" w:rsidP="00685582">
      <w:pPr>
        <w:rPr>
          <w:rFonts w:ascii="Raleway" w:hAnsi="Raleway"/>
          <w:i/>
          <w:color w:val="FF0000"/>
        </w:rPr>
      </w:pPr>
      <w:r w:rsidRPr="00FA315D">
        <w:rPr>
          <w:rFonts w:ascii="Raleway" w:hAnsi="Raleway"/>
          <w:i/>
          <w:color w:val="FF0000"/>
        </w:rPr>
        <w:t>&lt;In deze sectie wordt ingezoomd op wat het doel is van dit project m.a.w. het projectdoel of eigenlijk beter gezegd wat is de reden dat dit project wordt gestart. Eigenlijk beschrijf je hier het projectresultaat waarmee een bepaald organisatiedoel wordt nagestreefd.&gt;</w:t>
      </w:r>
    </w:p>
    <w:p w14:paraId="3BB62AB7" w14:textId="4591EEC7" w:rsidR="00DF0B09" w:rsidRDefault="00685582" w:rsidP="00685582">
      <w:pPr>
        <w:rPr>
          <w:ins w:id="59" w:author="Tamara Rouette / PVO Limburg" w:date="2024-04-25T10:36:00Z"/>
          <w:rFonts w:ascii="Raleway" w:hAnsi="Raleway"/>
          <w:i/>
          <w:color w:val="808080" w:themeColor="background1" w:themeShade="80"/>
        </w:rPr>
      </w:pPr>
      <w:r w:rsidRPr="00FA315D">
        <w:rPr>
          <w:rFonts w:ascii="Raleway" w:hAnsi="Raleway"/>
          <w:i/>
          <w:color w:val="FF0000"/>
        </w:rPr>
        <w:t xml:space="preserve">&lt;Wat wil de klant van mij? En vooral niet te vergeten, </w:t>
      </w:r>
      <w:r w:rsidRPr="00FA315D">
        <w:rPr>
          <w:rFonts w:ascii="Raleway" w:hAnsi="Raleway"/>
          <w:b/>
          <w:i/>
          <w:color w:val="FF0000"/>
          <w:sz w:val="28"/>
          <w:szCs w:val="28"/>
        </w:rPr>
        <w:t>wat is de deadline van het project!!!</w:t>
      </w:r>
      <w:r w:rsidRPr="00FA315D">
        <w:rPr>
          <w:rFonts w:ascii="Raleway" w:hAnsi="Raleway"/>
          <w:i/>
          <w:color w:val="FF0000"/>
        </w:rPr>
        <w:t>&gt;</w:t>
      </w:r>
      <w:r w:rsidR="00FA315D">
        <w:rPr>
          <w:rFonts w:ascii="Raleway" w:hAnsi="Raleway"/>
          <w:i/>
          <w:color w:val="EC644A"/>
        </w:rPr>
        <w:br/>
      </w:r>
      <w:r w:rsidR="00FA315D">
        <w:rPr>
          <w:rFonts w:ascii="Raleway" w:hAnsi="Raleway"/>
          <w:i/>
          <w:color w:val="EC644A"/>
        </w:rPr>
        <w:br/>
      </w:r>
      <w:r w:rsidR="00FA315D" w:rsidRPr="00FA315D">
        <w:rPr>
          <w:rFonts w:ascii="Raleway" w:hAnsi="Raleway"/>
          <w:i/>
          <w:color w:val="808080" w:themeColor="background1" w:themeShade="80"/>
        </w:rPr>
        <w:t xml:space="preserve">Het doel van dit project is om een </w:t>
      </w:r>
      <w:r w:rsidR="00FA315D" w:rsidRPr="00FA315D">
        <w:rPr>
          <w:rFonts w:ascii="Times New Roman" w:hAnsi="Times New Roman" w:cs="Times New Roman"/>
          <w:i/>
          <w:color w:val="808080" w:themeColor="background1" w:themeShade="80"/>
        </w:rPr>
        <w:t>​​</w:t>
      </w:r>
      <w:r w:rsidR="00FA315D" w:rsidRPr="00FA315D">
        <w:rPr>
          <w:rFonts w:ascii="Raleway" w:hAnsi="Raleway"/>
          <w:i/>
          <w:color w:val="808080" w:themeColor="background1" w:themeShade="80"/>
        </w:rPr>
        <w:t>platform te cre</w:t>
      </w:r>
      <w:r w:rsidR="00FA315D" w:rsidRPr="00FA315D">
        <w:rPr>
          <w:rFonts w:ascii="Raleway" w:hAnsi="Raleway" w:cs="Raleway"/>
          <w:i/>
          <w:color w:val="808080" w:themeColor="background1" w:themeShade="80"/>
        </w:rPr>
        <w:t>ë</w:t>
      </w:r>
      <w:r w:rsidR="00FA315D" w:rsidRPr="00FA315D">
        <w:rPr>
          <w:rFonts w:ascii="Raleway" w:hAnsi="Raleway"/>
          <w:i/>
          <w:color w:val="808080" w:themeColor="background1" w:themeShade="80"/>
        </w:rPr>
        <w:t xml:space="preserve">ren waar ondernemers gemakkelijk hun cybersecurity-kennis kunnen leren en/of upgraden. </w:t>
      </w:r>
      <w:ins w:id="60" w:author="Tamara Rouette / PVO Limburg" w:date="2024-04-25T10:36:00Z">
        <w:r w:rsidR="00DF0B09">
          <w:rPr>
            <w:rFonts w:ascii="Raleway" w:hAnsi="Raleway"/>
            <w:i/>
            <w:color w:val="808080" w:themeColor="background1" w:themeShade="80"/>
          </w:rPr>
          <w:t xml:space="preserve">Er is </w:t>
        </w:r>
        <w:r w:rsidR="00563B2A">
          <w:rPr>
            <w:rFonts w:ascii="Raleway" w:hAnsi="Raleway"/>
            <w:i/>
            <w:color w:val="808080" w:themeColor="background1" w:themeShade="80"/>
          </w:rPr>
          <w:t xml:space="preserve">nog </w:t>
        </w:r>
        <w:r w:rsidR="00DF0B09">
          <w:rPr>
            <w:rFonts w:ascii="Raleway" w:hAnsi="Raleway"/>
            <w:i/>
            <w:color w:val="808080" w:themeColor="background1" w:themeShade="80"/>
          </w:rPr>
          <w:t xml:space="preserve">geen harde deadline, aangezien er in blokken van drie weken gewerkt wordt (korte sprints). </w:t>
        </w:r>
      </w:ins>
    </w:p>
    <w:p w14:paraId="551C2ECE" w14:textId="1953B792" w:rsidR="00685582" w:rsidRPr="00F72224" w:rsidRDefault="00FA315D" w:rsidP="00685582">
      <w:pPr>
        <w:rPr>
          <w:rFonts w:ascii="Raleway" w:hAnsi="Raleway"/>
          <w:i/>
          <w:color w:val="808080" w:themeColor="background1" w:themeShade="80"/>
        </w:rPr>
      </w:pPr>
      <w:r w:rsidRPr="00FA315D">
        <w:rPr>
          <w:rFonts w:ascii="Raleway" w:hAnsi="Raleway"/>
          <w:i/>
          <w:color w:val="808080" w:themeColor="background1" w:themeShade="80"/>
        </w:rPr>
        <w:t>Op dit moment hebben we geen deadline, we werken momenteel in blokken van drie weken</w:t>
      </w:r>
      <w:ins w:id="61" w:author="Tamara Rouette / PVO Limburg" w:date="2024-04-25T10:35:00Z">
        <w:r w:rsidR="00014470">
          <w:rPr>
            <w:rFonts w:ascii="Raleway" w:hAnsi="Raleway"/>
            <w:i/>
            <w:color w:val="808080" w:themeColor="background1" w:themeShade="80"/>
          </w:rPr>
          <w:t>.</w:t>
        </w:r>
      </w:ins>
    </w:p>
    <w:p w14:paraId="353C67B5" w14:textId="77777777" w:rsidR="00685582" w:rsidRPr="00C0023D" w:rsidRDefault="00685582" w:rsidP="00672D37">
      <w:pPr>
        <w:pStyle w:val="Geenafstand"/>
        <w:rPr>
          <w:rFonts w:ascii="Raleway" w:hAnsi="Raleway"/>
          <w:b/>
          <w:bCs/>
          <w:color w:val="00555C"/>
          <w:sz w:val="24"/>
          <w:szCs w:val="24"/>
        </w:rPr>
      </w:pPr>
      <w:bookmarkStart w:id="62" w:name="_Toc511675166"/>
      <w:r w:rsidRPr="00C0023D">
        <w:rPr>
          <w:rFonts w:ascii="Raleway" w:hAnsi="Raleway"/>
          <w:b/>
          <w:bCs/>
          <w:color w:val="00555C"/>
          <w:sz w:val="24"/>
          <w:szCs w:val="24"/>
        </w:rPr>
        <w:t>Wat leveren we op</w:t>
      </w:r>
      <w:bookmarkEnd w:id="62"/>
    </w:p>
    <w:p w14:paraId="6963608B" w14:textId="77777777" w:rsidR="00685582" w:rsidRPr="00FA315D" w:rsidRDefault="00685582" w:rsidP="00685582">
      <w:pPr>
        <w:rPr>
          <w:rFonts w:ascii="Raleway" w:hAnsi="Raleway"/>
          <w:i/>
          <w:color w:val="FF0000"/>
        </w:rPr>
      </w:pPr>
      <w:r w:rsidRPr="00FA315D">
        <w:rPr>
          <w:rFonts w:ascii="Raleway" w:hAnsi="Raleway"/>
          <w:i/>
          <w:color w:val="FF0000"/>
        </w:rPr>
        <w:t xml:space="preserve">&lt;Beschrijf in deze sectie de deliverables van het project, met andere woorden: “Wat is klaar als het klaar is!” Dit is in feite je projectresultaat. Deze deliverables dienen zo duidelijk mogelijk geformuleerd te worden. Eventueel kun je voor elke deliverable een sprint (Scrum methode) definiëren. Beschrijf elke deliverable kort en bondig. Van elke deliverable worden één of meerdere documenten opgesteld waarin zowel functionele respectievelijk technische specificaties staan beschreven. </w:t>
      </w:r>
    </w:p>
    <w:p w14:paraId="247BB3E0" w14:textId="77777777" w:rsidR="00685582" w:rsidRPr="00FA315D" w:rsidRDefault="00685582" w:rsidP="00685582">
      <w:pPr>
        <w:rPr>
          <w:rFonts w:ascii="Raleway" w:hAnsi="Raleway"/>
          <w:i/>
          <w:color w:val="FF0000"/>
        </w:rPr>
      </w:pPr>
      <w:r w:rsidRPr="00FA315D">
        <w:rPr>
          <w:rFonts w:ascii="Raleway" w:hAnsi="Raleway"/>
          <w:i/>
          <w:color w:val="FF0000"/>
        </w:rPr>
        <w:t>Beschrijf de deliverables in onderstaande sub paragrafen en geef bij elke deliverable aan wat het op te leveren eindproduct is en verwijs naar de bijbehorende documentatie.&gt;</w:t>
      </w:r>
    </w:p>
    <w:p w14:paraId="38B06A1F" w14:textId="62552C21" w:rsidR="00685582" w:rsidRPr="00FA315D" w:rsidRDefault="00685582" w:rsidP="00685582">
      <w:pPr>
        <w:pStyle w:val="Geenafstand"/>
        <w:rPr>
          <w:rFonts w:ascii="Raleway" w:hAnsi="Raleway"/>
          <w:color w:val="FF0000"/>
          <w:lang w:val="en-US"/>
        </w:rPr>
      </w:pPr>
      <w:bookmarkStart w:id="63" w:name="_Toc511675167"/>
      <w:r w:rsidRPr="00FA315D">
        <w:rPr>
          <w:rFonts w:ascii="Raleway" w:hAnsi="Raleway"/>
          <w:color w:val="FF0000"/>
          <w:lang w:val="en-US"/>
        </w:rPr>
        <w:t>&lt;Deliverable/Sprint 1</w:t>
      </w:r>
      <w:bookmarkEnd w:id="63"/>
      <w:r w:rsidR="00937D7D" w:rsidRPr="00FA315D">
        <w:rPr>
          <w:rFonts w:ascii="Raleway" w:hAnsi="Raleway"/>
          <w:color w:val="FF0000"/>
          <w:lang w:val="en-US"/>
        </w:rPr>
        <w:t xml:space="preserve"> / daily standup</w:t>
      </w:r>
      <w:r w:rsidRPr="00FA315D">
        <w:rPr>
          <w:rFonts w:ascii="Raleway" w:hAnsi="Raleway"/>
          <w:color w:val="FF0000"/>
          <w:lang w:val="en-US"/>
        </w:rPr>
        <w:t xml:space="preserve"> - week&gt;</w:t>
      </w:r>
    </w:p>
    <w:p w14:paraId="62E4079E" w14:textId="4B420A90" w:rsidR="00685582" w:rsidRPr="00FA315D" w:rsidRDefault="00685582" w:rsidP="00685582">
      <w:pPr>
        <w:pStyle w:val="Geenafstand"/>
        <w:rPr>
          <w:rFonts w:ascii="Raleway" w:hAnsi="Raleway"/>
          <w:color w:val="FF0000"/>
          <w:lang w:val="en-US"/>
        </w:rPr>
      </w:pPr>
      <w:bookmarkStart w:id="64" w:name="_Toc511675168"/>
      <w:r w:rsidRPr="00FA315D">
        <w:rPr>
          <w:rFonts w:ascii="Raleway" w:hAnsi="Raleway"/>
          <w:color w:val="FF0000"/>
          <w:lang w:val="en-US"/>
        </w:rPr>
        <w:t>&lt;Deliverable/Sprint 2</w:t>
      </w:r>
      <w:bookmarkEnd w:id="64"/>
      <w:r w:rsidR="00937D7D" w:rsidRPr="00FA315D">
        <w:rPr>
          <w:rFonts w:ascii="Raleway" w:hAnsi="Raleway"/>
          <w:color w:val="FF0000"/>
          <w:lang w:val="en-US"/>
        </w:rPr>
        <w:t xml:space="preserve"> / daily standup</w:t>
      </w:r>
      <w:r w:rsidRPr="00FA315D">
        <w:rPr>
          <w:rFonts w:ascii="Raleway" w:hAnsi="Raleway"/>
          <w:color w:val="FF0000"/>
          <w:lang w:val="en-US"/>
        </w:rPr>
        <w:t xml:space="preserve"> -</w:t>
      </w:r>
      <w:r w:rsidR="00937D7D" w:rsidRPr="00FA315D">
        <w:rPr>
          <w:rFonts w:ascii="Raleway" w:hAnsi="Raleway"/>
          <w:color w:val="FF0000"/>
          <w:lang w:val="en-US"/>
        </w:rPr>
        <w:t xml:space="preserve"> </w:t>
      </w:r>
      <w:r w:rsidRPr="00FA315D">
        <w:rPr>
          <w:rFonts w:ascii="Raleway" w:hAnsi="Raleway"/>
          <w:color w:val="FF0000"/>
          <w:lang w:val="en-US"/>
        </w:rPr>
        <w:t xml:space="preserve"> week&gt;</w:t>
      </w:r>
    </w:p>
    <w:p w14:paraId="08AC9F35" w14:textId="64376914" w:rsidR="00685582" w:rsidRPr="00937D7D" w:rsidRDefault="00685582" w:rsidP="00685582">
      <w:pPr>
        <w:pStyle w:val="Geenafstand"/>
        <w:rPr>
          <w:rFonts w:ascii="Raleway" w:hAnsi="Raleway"/>
          <w:color w:val="808080" w:themeColor="background1" w:themeShade="80"/>
          <w:lang w:val="en-GB"/>
        </w:rPr>
      </w:pPr>
      <w:bookmarkStart w:id="65" w:name="_Toc511675169"/>
      <w:r w:rsidRPr="00FA315D">
        <w:rPr>
          <w:rFonts w:ascii="Raleway" w:hAnsi="Raleway"/>
          <w:color w:val="FF0000"/>
          <w:lang w:val="en-GB"/>
        </w:rPr>
        <w:t xml:space="preserve">&lt;Deliverable/Sprint </w:t>
      </w:r>
      <w:bookmarkEnd w:id="65"/>
      <w:r w:rsidRPr="00FA315D">
        <w:rPr>
          <w:rFonts w:ascii="Raleway" w:hAnsi="Raleway"/>
          <w:color w:val="FF0000"/>
          <w:lang w:val="en-GB"/>
        </w:rPr>
        <w:t>3</w:t>
      </w:r>
      <w:r w:rsidR="00937D7D" w:rsidRPr="00FA315D">
        <w:rPr>
          <w:rFonts w:ascii="Raleway" w:hAnsi="Raleway"/>
          <w:color w:val="FF0000"/>
          <w:lang w:val="en-GB"/>
        </w:rPr>
        <w:t xml:space="preserve"> / </w:t>
      </w:r>
      <w:r w:rsidR="00937D7D" w:rsidRPr="00FA315D">
        <w:rPr>
          <w:rFonts w:ascii="Raleway" w:hAnsi="Raleway"/>
          <w:color w:val="FF0000"/>
          <w:lang w:val="en-US"/>
        </w:rPr>
        <w:t xml:space="preserve">daily standup </w:t>
      </w:r>
      <w:r w:rsidRPr="00FA315D">
        <w:rPr>
          <w:rFonts w:ascii="Raleway" w:hAnsi="Raleway"/>
          <w:color w:val="FF0000"/>
          <w:lang w:val="en-GB"/>
        </w:rPr>
        <w:t>- week&gt;</w:t>
      </w:r>
      <w:r w:rsidR="00FA315D">
        <w:rPr>
          <w:rFonts w:ascii="Raleway" w:hAnsi="Raleway"/>
          <w:color w:val="808080" w:themeColor="background1" w:themeShade="80"/>
          <w:lang w:val="en-GB"/>
        </w:rPr>
        <w:br/>
      </w:r>
      <w:r w:rsidR="00FA315D">
        <w:rPr>
          <w:rFonts w:ascii="Raleway" w:hAnsi="Raleway"/>
          <w:color w:val="808080" w:themeColor="background1" w:themeShade="80"/>
          <w:lang w:val="en-GB"/>
        </w:rPr>
        <w:br/>
        <w:t>Web-</w:t>
      </w:r>
      <w:proofErr w:type="spellStart"/>
      <w:r w:rsidR="00FA315D">
        <w:rPr>
          <w:rFonts w:ascii="Raleway" w:hAnsi="Raleway"/>
          <w:color w:val="808080" w:themeColor="background1" w:themeShade="80"/>
          <w:lang w:val="en-GB"/>
        </w:rPr>
        <w:t>applicatie</w:t>
      </w:r>
      <w:proofErr w:type="spellEnd"/>
      <w:r w:rsidR="006F5F1E">
        <w:rPr>
          <w:rFonts w:ascii="Raleway" w:hAnsi="Raleway"/>
          <w:color w:val="808080" w:themeColor="background1" w:themeShade="80"/>
          <w:lang w:val="en-GB"/>
        </w:rPr>
        <w:t xml:space="preserve"> | 13-12-2023 – 02-04-2024 | Standup</w:t>
      </w:r>
      <w:r w:rsidR="00FA315D">
        <w:rPr>
          <w:rFonts w:ascii="Raleway" w:hAnsi="Raleway"/>
          <w:color w:val="808080" w:themeColor="background1" w:themeShade="80"/>
          <w:lang w:val="en-GB"/>
        </w:rPr>
        <w:br/>
      </w:r>
      <w:hyperlink r:id="rId11" w:history="1">
        <w:r w:rsidR="00FA315D" w:rsidRPr="009C64EF">
          <w:rPr>
            <w:rStyle w:val="Hyperlink"/>
            <w:rFonts w:ascii="Raleway" w:hAnsi="Raleway"/>
            <w:lang w:val="en-GB"/>
          </w:rPr>
          <w:t>Windows-</w:t>
        </w:r>
        <w:proofErr w:type="spellStart"/>
        <w:r w:rsidR="00FA315D" w:rsidRPr="009C64EF">
          <w:rPr>
            <w:rStyle w:val="Hyperlink"/>
            <w:rFonts w:ascii="Raleway" w:hAnsi="Raleway"/>
            <w:lang w:val="en-GB"/>
          </w:rPr>
          <w:t>Applicatie</w:t>
        </w:r>
        <w:proofErr w:type="spellEnd"/>
      </w:hyperlink>
      <w:r w:rsidR="006F5F1E">
        <w:rPr>
          <w:rStyle w:val="Hyperlink"/>
          <w:rFonts w:ascii="Raleway" w:hAnsi="Raleway"/>
          <w:lang w:val="en-GB"/>
        </w:rPr>
        <w:t xml:space="preserve"> | </w:t>
      </w:r>
      <w:r w:rsidR="006F5F1E">
        <w:rPr>
          <w:rFonts w:ascii="Raleway" w:hAnsi="Raleway"/>
          <w:color w:val="808080" w:themeColor="background1" w:themeShade="80"/>
          <w:lang w:val="en-GB"/>
        </w:rPr>
        <w:t>13-12-2023 – 02-04-2024 | Standup</w:t>
      </w:r>
      <w:r w:rsidR="00FA315D">
        <w:rPr>
          <w:rFonts w:ascii="Raleway" w:hAnsi="Raleway"/>
          <w:color w:val="808080" w:themeColor="background1" w:themeShade="80"/>
          <w:lang w:val="en-GB"/>
        </w:rPr>
        <w:br/>
        <w:t>Mobile-</w:t>
      </w:r>
      <w:proofErr w:type="spellStart"/>
      <w:r w:rsidR="00FA315D">
        <w:rPr>
          <w:rFonts w:ascii="Raleway" w:hAnsi="Raleway"/>
          <w:color w:val="808080" w:themeColor="background1" w:themeShade="80"/>
          <w:lang w:val="en-GB"/>
        </w:rPr>
        <w:t>WebApplicatie</w:t>
      </w:r>
      <w:proofErr w:type="spellEnd"/>
      <w:r w:rsidR="006F5F1E">
        <w:rPr>
          <w:rFonts w:ascii="Raleway" w:hAnsi="Raleway"/>
          <w:color w:val="808080" w:themeColor="background1" w:themeShade="80"/>
          <w:lang w:val="en-GB"/>
        </w:rPr>
        <w:t xml:space="preserve"> | 07-03-2024 – 02-04-2024 | Standup</w:t>
      </w:r>
      <w:r w:rsidR="009C64EF">
        <w:rPr>
          <w:rFonts w:ascii="Raleway" w:hAnsi="Raleway"/>
          <w:color w:val="808080" w:themeColor="background1" w:themeShade="80"/>
          <w:lang w:val="en-GB"/>
        </w:rPr>
        <w:br/>
      </w:r>
      <w:r w:rsidR="009C64EF">
        <w:rPr>
          <w:rFonts w:ascii="Raleway" w:hAnsi="Raleway"/>
          <w:color w:val="808080" w:themeColor="background1" w:themeShade="80"/>
          <w:lang w:val="en-GB"/>
        </w:rPr>
        <w:br/>
        <w:t>(when done add hyperlinks to the text)</w:t>
      </w:r>
      <w:r w:rsidRPr="00937D7D">
        <w:rPr>
          <w:rFonts w:ascii="Raleway" w:hAnsi="Raleway"/>
          <w:b/>
          <w:bCs/>
          <w:sz w:val="24"/>
          <w:szCs w:val="24"/>
          <w:shd w:val="clear" w:color="auto" w:fill="FFFFFF"/>
          <w:lang w:val="en-GB"/>
        </w:rPr>
        <w:br w:type="page"/>
      </w:r>
    </w:p>
    <w:p w14:paraId="67CC0643" w14:textId="62C3B2BB" w:rsidR="001B2E4B" w:rsidRPr="00C0023D" w:rsidRDefault="001B2E4B" w:rsidP="00672D37">
      <w:pPr>
        <w:pStyle w:val="Geenafstand"/>
        <w:rPr>
          <w:rFonts w:ascii="Raleway" w:hAnsi="Raleway"/>
          <w:b/>
          <w:bCs/>
          <w:color w:val="00555C"/>
          <w:sz w:val="24"/>
          <w:szCs w:val="24"/>
          <w:shd w:val="clear" w:color="auto" w:fill="FFFFFF"/>
        </w:rPr>
      </w:pPr>
      <w:r w:rsidRPr="00C0023D">
        <w:rPr>
          <w:rFonts w:ascii="Raleway" w:hAnsi="Raleway"/>
          <w:b/>
          <w:bCs/>
          <w:color w:val="00555C"/>
          <w:sz w:val="24"/>
          <w:szCs w:val="24"/>
          <w:shd w:val="clear" w:color="auto" w:fill="FFFFFF"/>
        </w:rPr>
        <w:lastRenderedPageBreak/>
        <w:t>Checklist eisen</w:t>
      </w:r>
    </w:p>
    <w:p w14:paraId="19192F6C" w14:textId="3454D64F" w:rsidR="001B2E4B" w:rsidRPr="006F5F1E" w:rsidRDefault="001B2E4B" w:rsidP="001B2E4B">
      <w:pPr>
        <w:rPr>
          <w:rFonts w:ascii="Raleway" w:hAnsi="Raleway" w:cstheme="minorHAnsi"/>
          <w:i/>
          <w:iCs/>
          <w:color w:val="FF0000"/>
        </w:rPr>
      </w:pPr>
      <w:r w:rsidRPr="006F5F1E">
        <w:rPr>
          <w:rFonts w:ascii="Raleway" w:hAnsi="Raleway" w:cstheme="minorHAnsi"/>
          <w:i/>
          <w:iCs/>
          <w:color w:val="FF0000"/>
        </w:rPr>
        <w:t>&lt;Voor de opdrachtgever is het P</w:t>
      </w:r>
      <w:r w:rsidR="001D557D" w:rsidRPr="006F5F1E">
        <w:rPr>
          <w:rFonts w:ascii="Raleway" w:hAnsi="Raleway" w:cstheme="minorHAnsi"/>
          <w:i/>
          <w:iCs/>
          <w:color w:val="FF0000"/>
        </w:rPr>
        <w:t>roduct Requirements document</w:t>
      </w:r>
      <w:r w:rsidRPr="006F5F1E">
        <w:rPr>
          <w:rFonts w:ascii="Raleway" w:hAnsi="Raleway" w:cstheme="minorHAnsi"/>
          <w:i/>
          <w:iCs/>
          <w:color w:val="FF0000"/>
        </w:rPr>
        <w:t xml:space="preserve"> een belangrijk controlemiddel. Net zo goed als de opdrachtnemer aan de hand van het Programma van Eisen aan kan tonen dat de opdracht voldoet. Kan de opdrachtgever toetsen of het product voldoet aan de opdracht. Hiervoor kan hij het PvE als checklist gebruiken.&gt;</w:t>
      </w:r>
    </w:p>
    <w:p w14:paraId="763D05E4" w14:textId="77777777" w:rsidR="001B2E4B" w:rsidRPr="006F5F1E" w:rsidRDefault="001B2E4B" w:rsidP="001B2E4B">
      <w:pPr>
        <w:rPr>
          <w:rFonts w:ascii="Raleway" w:hAnsi="Raleway" w:cstheme="minorHAnsi"/>
          <w:i/>
          <w:iCs/>
          <w:color w:val="FF0000"/>
        </w:rPr>
      </w:pPr>
      <w:r w:rsidRPr="006F5F1E">
        <w:rPr>
          <w:rFonts w:ascii="Raleway" w:hAnsi="Raleway" w:cstheme="minorHAnsi"/>
          <w:i/>
          <w:iCs/>
          <w:color w:val="FF0000"/>
        </w:rPr>
        <w:t>&lt;In het programma van eisen staan…. Je raadt het al…. Eisen waaraan een product moet voldoen. Er is wel een heel belangrijke regel! De eisen moeten toetsbaar/meetbaar zijn! &gt;</w:t>
      </w:r>
    </w:p>
    <w:p w14:paraId="1E17FCDB" w14:textId="77777777" w:rsidR="001B2E4B" w:rsidRPr="00F72224" w:rsidRDefault="001B2E4B" w:rsidP="001B2E4B">
      <w:pPr>
        <w:rPr>
          <w:rFonts w:ascii="Raleway" w:hAnsi="Raleway" w:cstheme="minorHAnsi"/>
          <w:i/>
          <w:iCs/>
          <w:color w:val="808080" w:themeColor="background1" w:themeShade="80"/>
          <w:sz w:val="24"/>
          <w:szCs w:val="24"/>
        </w:rPr>
      </w:pPr>
    </w:p>
    <w:tbl>
      <w:tblPr>
        <w:tblStyle w:val="Tabelraster"/>
        <w:tblpPr w:leftFromText="141" w:rightFromText="141" w:vertAnchor="text" w:horzAnchor="margin" w:tblpXSpec="center" w:tblpY="40"/>
        <w:tblW w:w="9610" w:type="dxa"/>
        <w:tblLook w:val="04A0" w:firstRow="1" w:lastRow="0" w:firstColumn="1" w:lastColumn="0" w:noHBand="0" w:noVBand="1"/>
      </w:tblPr>
      <w:tblGrid>
        <w:gridCol w:w="4653"/>
        <w:gridCol w:w="4957"/>
      </w:tblGrid>
      <w:tr w:rsidR="001B2E4B" w:rsidRPr="00F72224" w14:paraId="1ABFA3B2" w14:textId="77777777" w:rsidTr="000F3ABC">
        <w:tc>
          <w:tcPr>
            <w:tcW w:w="9610" w:type="dxa"/>
            <w:gridSpan w:val="2"/>
            <w:shd w:val="clear" w:color="auto" w:fill="00555C"/>
          </w:tcPr>
          <w:p w14:paraId="194C2F4F" w14:textId="77777777" w:rsidR="001B2E4B" w:rsidRPr="000F3ABC" w:rsidRDefault="001B2E4B" w:rsidP="00C5076C">
            <w:pPr>
              <w:rPr>
                <w:rFonts w:ascii="Raleway" w:hAnsi="Raleway" w:cstheme="minorHAnsi"/>
                <w:b/>
                <w:bCs/>
                <w:color w:val="FFFF00"/>
                <w:sz w:val="24"/>
                <w:szCs w:val="24"/>
              </w:rPr>
            </w:pPr>
            <w:r w:rsidRPr="000F3ABC">
              <w:rPr>
                <w:rFonts w:ascii="Raleway" w:hAnsi="Raleway" w:cstheme="minorHAnsi"/>
                <w:b/>
                <w:bCs/>
                <w:color w:val="FFFF00"/>
                <w:sz w:val="24"/>
                <w:szCs w:val="24"/>
              </w:rPr>
              <w:t>Gestelde eisen</w:t>
            </w:r>
          </w:p>
        </w:tc>
      </w:tr>
      <w:tr w:rsidR="000F3ABC" w:rsidRPr="00F72224" w14:paraId="2A35A6A5" w14:textId="77777777" w:rsidTr="005D456A">
        <w:trPr>
          <w:trHeight w:val="274"/>
        </w:trPr>
        <w:tc>
          <w:tcPr>
            <w:tcW w:w="4653" w:type="dxa"/>
            <w:shd w:val="clear" w:color="auto" w:fill="EC644A"/>
          </w:tcPr>
          <w:p w14:paraId="07E1CA91" w14:textId="24904CE5" w:rsidR="000F3ABC" w:rsidRPr="005D456A" w:rsidRDefault="000F3ABC" w:rsidP="000F3ABC">
            <w:pPr>
              <w:rPr>
                <w:rFonts w:ascii="Raleway" w:hAnsi="Raleway" w:cstheme="minorHAnsi"/>
                <w:b/>
                <w:bCs/>
                <w:color w:val="F5F5F5"/>
                <w:sz w:val="24"/>
                <w:szCs w:val="24"/>
              </w:rPr>
            </w:pPr>
            <w:r w:rsidRPr="005D456A">
              <w:rPr>
                <w:rFonts w:ascii="Raleway" w:hAnsi="Raleway" w:cstheme="minorHAnsi"/>
                <w:b/>
                <w:bCs/>
                <w:color w:val="F5F5F5"/>
                <w:sz w:val="24"/>
                <w:szCs w:val="24"/>
              </w:rPr>
              <w:t>Eis</w:t>
            </w:r>
          </w:p>
        </w:tc>
        <w:tc>
          <w:tcPr>
            <w:tcW w:w="4957" w:type="dxa"/>
            <w:shd w:val="clear" w:color="auto" w:fill="EC644A"/>
          </w:tcPr>
          <w:p w14:paraId="7C24C8BB" w14:textId="4EE2A7B6" w:rsidR="000F3ABC" w:rsidRPr="005D456A" w:rsidRDefault="000F3ABC" w:rsidP="000F3ABC">
            <w:pPr>
              <w:rPr>
                <w:rFonts w:ascii="Raleway" w:hAnsi="Raleway" w:cstheme="minorHAnsi"/>
                <w:b/>
                <w:bCs/>
                <w:color w:val="F5F5F5"/>
                <w:sz w:val="24"/>
                <w:szCs w:val="24"/>
              </w:rPr>
            </w:pPr>
            <w:r w:rsidRPr="005D456A">
              <w:rPr>
                <w:rFonts w:ascii="Raleway" w:hAnsi="Raleway" w:cstheme="minorHAnsi"/>
                <w:b/>
                <w:bCs/>
                <w:color w:val="F5F5F5"/>
                <w:sz w:val="24"/>
                <w:szCs w:val="24"/>
              </w:rPr>
              <w:t>Meetbaar/Toetsbaar</w:t>
            </w:r>
          </w:p>
        </w:tc>
      </w:tr>
      <w:tr w:rsidR="000F3ABC" w:rsidRPr="00F72224" w14:paraId="53028581" w14:textId="77777777" w:rsidTr="00C5076C">
        <w:tc>
          <w:tcPr>
            <w:tcW w:w="4653" w:type="dxa"/>
            <w:shd w:val="clear" w:color="auto" w:fill="auto"/>
          </w:tcPr>
          <w:p w14:paraId="43C9EC9D" w14:textId="77777777" w:rsidR="000F3ABC" w:rsidRPr="002F08A8" w:rsidRDefault="000F3ABC" w:rsidP="000F3ABC">
            <w:pPr>
              <w:rPr>
                <w:rFonts w:ascii="Raleway" w:hAnsi="Raleway" w:cstheme="minorHAnsi"/>
                <w:i/>
                <w:iCs/>
                <w:color w:val="FF0000"/>
              </w:rPr>
            </w:pPr>
            <w:r w:rsidRPr="002F08A8">
              <w:rPr>
                <w:rFonts w:ascii="Raleway" w:hAnsi="Raleway" w:cstheme="minorHAnsi"/>
                <w:i/>
                <w:iCs/>
                <w:color w:val="FF0000"/>
              </w:rPr>
              <w:t>De steel van de hamer moet gemaakt zijn van hout.</w:t>
            </w:r>
          </w:p>
          <w:p w14:paraId="45B2B9EF" w14:textId="77777777" w:rsidR="000F3ABC" w:rsidRDefault="000F3ABC" w:rsidP="000F3ABC">
            <w:pPr>
              <w:rPr>
                <w:rFonts w:ascii="Raleway" w:hAnsi="Raleway" w:cstheme="minorHAnsi"/>
                <w:b/>
                <w:bCs/>
                <w:i/>
                <w:iCs/>
                <w:color w:val="3C3C3C"/>
              </w:rPr>
            </w:pPr>
          </w:p>
          <w:p w14:paraId="34872066" w14:textId="60569D16" w:rsidR="002F08A8" w:rsidRPr="00887811" w:rsidRDefault="002F08A8" w:rsidP="000F3ABC">
            <w:pPr>
              <w:rPr>
                <w:rFonts w:ascii="Raleway" w:hAnsi="Raleway" w:cstheme="minorHAnsi"/>
                <w:b/>
                <w:bCs/>
                <w:i/>
                <w:iCs/>
                <w:color w:val="3C3C3C"/>
              </w:rPr>
            </w:pPr>
            <w:r w:rsidRPr="002F08A8">
              <w:rPr>
                <w:rFonts w:ascii="Raleway" w:hAnsi="Raleway" w:cstheme="minorHAnsi"/>
                <w:b/>
                <w:bCs/>
                <w:i/>
                <w:iCs/>
                <w:color w:val="3C3C3C"/>
              </w:rPr>
              <w:t>Web en Windows-databases moeten onderling compatibel zijn</w:t>
            </w:r>
          </w:p>
        </w:tc>
        <w:tc>
          <w:tcPr>
            <w:tcW w:w="4957" w:type="dxa"/>
            <w:shd w:val="clear" w:color="auto" w:fill="auto"/>
          </w:tcPr>
          <w:p w14:paraId="3EF2A8F8" w14:textId="77777777" w:rsidR="000F3ABC" w:rsidRPr="00600A81" w:rsidRDefault="000F3ABC" w:rsidP="000F3ABC">
            <w:pPr>
              <w:rPr>
                <w:rFonts w:ascii="Raleway" w:hAnsi="Raleway" w:cstheme="minorHAnsi"/>
                <w:i/>
                <w:iCs/>
                <w:color w:val="FF0000"/>
              </w:rPr>
            </w:pPr>
            <w:r w:rsidRPr="00600A81">
              <w:rPr>
                <w:rFonts w:ascii="Raleway" w:hAnsi="Raleway" w:cstheme="minorHAnsi"/>
                <w:i/>
                <w:iCs/>
                <w:color w:val="FF0000"/>
              </w:rPr>
              <w:t>is wel toetsbaar. Iedereen die deze eis leest weet wat er bedoeld wordt. Iedereen zal de steel van de hamer van hout maken.</w:t>
            </w:r>
          </w:p>
          <w:p w14:paraId="7E49099B" w14:textId="77777777" w:rsidR="000F3ABC" w:rsidRPr="00600A81" w:rsidRDefault="000F3ABC" w:rsidP="000F3ABC">
            <w:pPr>
              <w:rPr>
                <w:rFonts w:ascii="Raleway" w:hAnsi="Raleway" w:cstheme="minorHAnsi"/>
                <w:i/>
                <w:iCs/>
                <w:color w:val="FF0000"/>
              </w:rPr>
            </w:pPr>
          </w:p>
        </w:tc>
      </w:tr>
      <w:tr w:rsidR="000F3ABC" w:rsidRPr="00F72224" w14:paraId="20F00C2C" w14:textId="77777777" w:rsidTr="00C5076C">
        <w:tc>
          <w:tcPr>
            <w:tcW w:w="4653" w:type="dxa"/>
            <w:shd w:val="clear" w:color="auto" w:fill="auto"/>
          </w:tcPr>
          <w:p w14:paraId="02AF58DB" w14:textId="0E98F65E" w:rsidR="000F3ABC" w:rsidRPr="00887811" w:rsidRDefault="002F08A8" w:rsidP="000F3ABC">
            <w:pPr>
              <w:rPr>
                <w:rFonts w:ascii="Raleway" w:hAnsi="Raleway" w:cstheme="minorHAnsi"/>
                <w:i/>
                <w:iCs/>
                <w:color w:val="3C3C3C"/>
              </w:rPr>
            </w:pPr>
            <w:r w:rsidRPr="002F08A8">
              <w:rPr>
                <w:rFonts w:ascii="Raleway" w:hAnsi="Raleway" w:cstheme="minorHAnsi"/>
                <w:i/>
                <w:iCs/>
                <w:color w:val="3C3C3C"/>
              </w:rPr>
              <w:t>De applicatie moet alleen cyberbeveiligingsinformatie weergeven</w:t>
            </w:r>
          </w:p>
        </w:tc>
        <w:tc>
          <w:tcPr>
            <w:tcW w:w="4957" w:type="dxa"/>
            <w:shd w:val="clear" w:color="auto" w:fill="auto"/>
          </w:tcPr>
          <w:p w14:paraId="1BF08B46" w14:textId="77777777" w:rsidR="000F3ABC" w:rsidRPr="00600A81" w:rsidRDefault="000F3ABC" w:rsidP="000F3ABC">
            <w:pPr>
              <w:rPr>
                <w:rFonts w:ascii="Raleway" w:hAnsi="Raleway" w:cstheme="minorHAnsi"/>
                <w:i/>
                <w:iCs/>
                <w:color w:val="FF0000"/>
              </w:rPr>
            </w:pPr>
            <w:r w:rsidRPr="00600A81">
              <w:rPr>
                <w:rFonts w:ascii="Raleway" w:hAnsi="Raleway" w:cstheme="minorHAnsi"/>
                <w:i/>
                <w:iCs/>
                <w:color w:val="FF0000"/>
              </w:rPr>
              <w:t>is niet toetsbaar. “Mooi” is een mening en iedereen vindt iets anders mooi. Dit is dus geen goede eis.</w:t>
            </w:r>
          </w:p>
          <w:p w14:paraId="761BBB5E" w14:textId="77777777" w:rsidR="000F3ABC" w:rsidRPr="00887811" w:rsidRDefault="000F3ABC" w:rsidP="000F3ABC">
            <w:pPr>
              <w:rPr>
                <w:rFonts w:ascii="Raleway" w:hAnsi="Raleway" w:cstheme="minorHAnsi"/>
                <w:i/>
                <w:iCs/>
                <w:color w:val="3C3C3C"/>
              </w:rPr>
            </w:pPr>
          </w:p>
        </w:tc>
      </w:tr>
      <w:tr w:rsidR="000F3ABC" w:rsidRPr="00F72224" w14:paraId="6646788C" w14:textId="77777777" w:rsidTr="00C5076C">
        <w:tc>
          <w:tcPr>
            <w:tcW w:w="4653" w:type="dxa"/>
            <w:shd w:val="clear" w:color="auto" w:fill="auto"/>
          </w:tcPr>
          <w:p w14:paraId="596F9654" w14:textId="43931B74" w:rsidR="000F3ABC" w:rsidRPr="00887811" w:rsidRDefault="00600A81" w:rsidP="000F3ABC">
            <w:pPr>
              <w:rPr>
                <w:rFonts w:ascii="Raleway" w:hAnsi="Raleway" w:cstheme="minorHAnsi"/>
                <w:color w:val="3C3C3C"/>
              </w:rPr>
            </w:pPr>
            <w:r w:rsidRPr="00600A81">
              <w:rPr>
                <w:rFonts w:ascii="Raleway" w:hAnsi="Raleway" w:cstheme="minorHAnsi"/>
                <w:color w:val="3C3C3C"/>
              </w:rPr>
              <w:t>applicatie-informatie moet op instapniveau zijn</w:t>
            </w:r>
            <w:r w:rsidR="00A8488C">
              <w:rPr>
                <w:rFonts w:ascii="Raleway" w:hAnsi="Raleway" w:cstheme="minorHAnsi"/>
                <w:color w:val="3C3C3C"/>
              </w:rPr>
              <w:t xml:space="preserve"> </w:t>
            </w:r>
          </w:p>
        </w:tc>
        <w:tc>
          <w:tcPr>
            <w:tcW w:w="4957" w:type="dxa"/>
            <w:shd w:val="clear" w:color="auto" w:fill="auto"/>
          </w:tcPr>
          <w:p w14:paraId="28E6FC98" w14:textId="77777777" w:rsidR="000F3ABC" w:rsidRPr="00600A81" w:rsidRDefault="000F3ABC" w:rsidP="000F3ABC">
            <w:pPr>
              <w:rPr>
                <w:rFonts w:ascii="Raleway" w:hAnsi="Raleway" w:cstheme="minorHAnsi"/>
                <w:i/>
                <w:iCs/>
                <w:color w:val="FF0000"/>
              </w:rPr>
            </w:pPr>
            <w:r w:rsidRPr="00600A81">
              <w:rPr>
                <w:rFonts w:ascii="Raleway" w:hAnsi="Raleway" w:cstheme="minorHAnsi"/>
                <w:i/>
                <w:iCs/>
                <w:color w:val="FF0000"/>
              </w:rPr>
              <w:t>is wel toetsbaar. Door simpelweg 1000 spijkers in hout te slaan kun je controleren of aan deze eis voldaan is. </w:t>
            </w:r>
          </w:p>
          <w:p w14:paraId="40751229" w14:textId="77777777" w:rsidR="000F3ABC" w:rsidRPr="00887811" w:rsidRDefault="000F3ABC" w:rsidP="000F3ABC">
            <w:pPr>
              <w:rPr>
                <w:rFonts w:ascii="Raleway" w:hAnsi="Raleway" w:cstheme="minorHAnsi"/>
                <w:i/>
                <w:iCs/>
                <w:color w:val="3C3C3C"/>
              </w:rPr>
            </w:pPr>
          </w:p>
        </w:tc>
      </w:tr>
      <w:tr w:rsidR="000F3ABC" w:rsidRPr="00F72224" w14:paraId="2AF11B7A" w14:textId="77777777" w:rsidTr="00C5076C">
        <w:tc>
          <w:tcPr>
            <w:tcW w:w="4653" w:type="dxa"/>
            <w:shd w:val="clear" w:color="auto" w:fill="auto"/>
          </w:tcPr>
          <w:p w14:paraId="388B81E7" w14:textId="7D90F76C" w:rsidR="000F3ABC" w:rsidRPr="00F72224" w:rsidRDefault="00A8488C" w:rsidP="000F3ABC">
            <w:pPr>
              <w:rPr>
                <w:rFonts w:ascii="Raleway" w:hAnsi="Raleway" w:cstheme="minorHAnsi"/>
                <w:b/>
                <w:bCs/>
                <w:i/>
                <w:iCs/>
                <w:color w:val="F2F2F2" w:themeColor="background1" w:themeShade="F2"/>
                <w:sz w:val="24"/>
                <w:szCs w:val="24"/>
              </w:rPr>
            </w:pPr>
            <w:r w:rsidRPr="00A8488C">
              <w:rPr>
                <w:rFonts w:ascii="Raleway" w:hAnsi="Raleway" w:cstheme="minorHAnsi"/>
                <w:color w:val="3C3C3C"/>
              </w:rPr>
              <w:t>Mobile WebAppp moet een QR-code hebben</w:t>
            </w:r>
          </w:p>
        </w:tc>
        <w:tc>
          <w:tcPr>
            <w:tcW w:w="4957" w:type="dxa"/>
            <w:shd w:val="clear" w:color="auto" w:fill="auto"/>
          </w:tcPr>
          <w:p w14:paraId="5B035C19" w14:textId="77777777" w:rsidR="000F3ABC" w:rsidRPr="00F72224" w:rsidRDefault="000F3ABC" w:rsidP="000F3ABC">
            <w:pPr>
              <w:rPr>
                <w:rFonts w:ascii="Raleway" w:hAnsi="Raleway" w:cstheme="minorHAnsi"/>
                <w:b/>
                <w:bCs/>
                <w:color w:val="F2F2F2" w:themeColor="background1" w:themeShade="F2"/>
                <w:sz w:val="24"/>
                <w:szCs w:val="24"/>
              </w:rPr>
            </w:pPr>
          </w:p>
        </w:tc>
      </w:tr>
      <w:tr w:rsidR="000F3ABC" w:rsidRPr="00F72224" w14:paraId="77F90164" w14:textId="77777777" w:rsidTr="00C5076C">
        <w:tc>
          <w:tcPr>
            <w:tcW w:w="4653" w:type="dxa"/>
            <w:shd w:val="clear" w:color="auto" w:fill="auto"/>
          </w:tcPr>
          <w:p w14:paraId="7EB7DC7A" w14:textId="77777777" w:rsidR="000F3ABC" w:rsidRPr="00F72224" w:rsidRDefault="000F3ABC" w:rsidP="000F3ABC">
            <w:pPr>
              <w:rPr>
                <w:rFonts w:ascii="Raleway" w:hAnsi="Raleway" w:cstheme="minorHAnsi"/>
                <w:b/>
                <w:bCs/>
                <w:i/>
                <w:iCs/>
                <w:color w:val="F2F2F2" w:themeColor="background1" w:themeShade="F2"/>
                <w:sz w:val="24"/>
                <w:szCs w:val="24"/>
              </w:rPr>
            </w:pPr>
          </w:p>
        </w:tc>
        <w:tc>
          <w:tcPr>
            <w:tcW w:w="4957" w:type="dxa"/>
            <w:shd w:val="clear" w:color="auto" w:fill="auto"/>
          </w:tcPr>
          <w:p w14:paraId="6E922742" w14:textId="77777777" w:rsidR="000F3ABC" w:rsidRPr="00F72224" w:rsidRDefault="000F3ABC" w:rsidP="000F3ABC">
            <w:pPr>
              <w:rPr>
                <w:rFonts w:ascii="Raleway" w:hAnsi="Raleway" w:cstheme="minorHAnsi"/>
                <w:b/>
                <w:bCs/>
                <w:color w:val="F2F2F2" w:themeColor="background1" w:themeShade="F2"/>
                <w:sz w:val="24"/>
                <w:szCs w:val="24"/>
              </w:rPr>
            </w:pPr>
          </w:p>
        </w:tc>
      </w:tr>
      <w:tr w:rsidR="000F3ABC" w:rsidRPr="00F72224" w14:paraId="7C401BF3" w14:textId="77777777" w:rsidTr="00C5076C">
        <w:tc>
          <w:tcPr>
            <w:tcW w:w="4653" w:type="dxa"/>
            <w:shd w:val="clear" w:color="auto" w:fill="auto"/>
          </w:tcPr>
          <w:p w14:paraId="26B74141" w14:textId="77777777" w:rsidR="000F3ABC" w:rsidRPr="00F72224" w:rsidRDefault="000F3ABC" w:rsidP="000F3ABC">
            <w:pPr>
              <w:rPr>
                <w:rFonts w:ascii="Raleway" w:hAnsi="Raleway" w:cstheme="minorHAnsi"/>
                <w:b/>
                <w:bCs/>
                <w:i/>
                <w:iCs/>
                <w:color w:val="F2F2F2" w:themeColor="background1" w:themeShade="F2"/>
                <w:sz w:val="24"/>
                <w:szCs w:val="24"/>
              </w:rPr>
            </w:pPr>
          </w:p>
        </w:tc>
        <w:tc>
          <w:tcPr>
            <w:tcW w:w="4957" w:type="dxa"/>
            <w:shd w:val="clear" w:color="auto" w:fill="auto"/>
          </w:tcPr>
          <w:p w14:paraId="5F4F320E" w14:textId="77777777" w:rsidR="000F3ABC" w:rsidRPr="00F72224" w:rsidRDefault="000F3ABC" w:rsidP="000F3ABC">
            <w:pPr>
              <w:rPr>
                <w:rFonts w:ascii="Raleway" w:hAnsi="Raleway" w:cstheme="minorHAnsi"/>
                <w:b/>
                <w:bCs/>
                <w:color w:val="F2F2F2" w:themeColor="background1" w:themeShade="F2"/>
                <w:sz w:val="24"/>
                <w:szCs w:val="24"/>
              </w:rPr>
            </w:pPr>
          </w:p>
        </w:tc>
      </w:tr>
      <w:tr w:rsidR="000F3ABC" w:rsidRPr="00F72224" w14:paraId="2280C177" w14:textId="77777777" w:rsidTr="00C5076C">
        <w:tc>
          <w:tcPr>
            <w:tcW w:w="4653" w:type="dxa"/>
            <w:shd w:val="clear" w:color="auto" w:fill="auto"/>
          </w:tcPr>
          <w:p w14:paraId="427D2373" w14:textId="77777777" w:rsidR="000F3ABC" w:rsidRPr="00F72224" w:rsidRDefault="000F3ABC" w:rsidP="000F3ABC">
            <w:pPr>
              <w:rPr>
                <w:rFonts w:ascii="Raleway" w:hAnsi="Raleway" w:cstheme="minorHAnsi"/>
                <w:b/>
                <w:bCs/>
                <w:i/>
                <w:iCs/>
                <w:color w:val="F2F2F2" w:themeColor="background1" w:themeShade="F2"/>
                <w:sz w:val="24"/>
                <w:szCs w:val="24"/>
              </w:rPr>
            </w:pPr>
          </w:p>
        </w:tc>
        <w:tc>
          <w:tcPr>
            <w:tcW w:w="4957" w:type="dxa"/>
            <w:shd w:val="clear" w:color="auto" w:fill="auto"/>
          </w:tcPr>
          <w:p w14:paraId="55C5DB73" w14:textId="77777777" w:rsidR="000F3ABC" w:rsidRPr="00F72224" w:rsidRDefault="000F3ABC" w:rsidP="000F3ABC">
            <w:pPr>
              <w:rPr>
                <w:rFonts w:ascii="Raleway" w:hAnsi="Raleway" w:cstheme="minorHAnsi"/>
                <w:b/>
                <w:bCs/>
                <w:color w:val="F2F2F2" w:themeColor="background1" w:themeShade="F2"/>
                <w:sz w:val="24"/>
                <w:szCs w:val="24"/>
              </w:rPr>
            </w:pPr>
          </w:p>
        </w:tc>
      </w:tr>
    </w:tbl>
    <w:p w14:paraId="408AC148" w14:textId="77777777" w:rsidR="001B2E4B" w:rsidRPr="00F72224" w:rsidRDefault="001B2E4B" w:rsidP="001B2E4B">
      <w:pPr>
        <w:rPr>
          <w:rFonts w:ascii="Raleway" w:hAnsi="Raleway" w:cstheme="minorHAnsi"/>
          <w:i/>
          <w:iCs/>
          <w:color w:val="808080" w:themeColor="background1" w:themeShade="80"/>
          <w:sz w:val="24"/>
          <w:szCs w:val="24"/>
        </w:rPr>
      </w:pPr>
    </w:p>
    <w:p w14:paraId="2625B2D6" w14:textId="77777777" w:rsidR="001B2E4B" w:rsidRPr="006F5F1E" w:rsidRDefault="001B2E4B" w:rsidP="001B2E4B">
      <w:pPr>
        <w:pStyle w:val="Lijstalinea"/>
        <w:rPr>
          <w:rFonts w:ascii="Raleway" w:hAnsi="Raleway" w:cstheme="minorHAnsi"/>
          <w:i/>
          <w:iCs/>
          <w:color w:val="FF0000"/>
        </w:rPr>
      </w:pPr>
      <w:r w:rsidRPr="006F5F1E">
        <w:rPr>
          <w:rFonts w:ascii="Raleway" w:hAnsi="Raleway" w:cstheme="minorHAnsi"/>
          <w:i/>
          <w:iCs/>
          <w:color w:val="FF0000"/>
          <w:sz w:val="24"/>
          <w:szCs w:val="24"/>
        </w:rPr>
        <w:t xml:space="preserve">&lt;Tip: </w:t>
      </w:r>
      <w:r w:rsidRPr="006F5F1E">
        <w:rPr>
          <w:rFonts w:ascii="Raleway" w:hAnsi="Raleway" w:cstheme="minorHAnsi"/>
          <w:i/>
          <w:iCs/>
          <w:color w:val="FF0000"/>
        </w:rPr>
        <w:t>Met een toetsbare eis bedoelen we dat er geen discussie mogelijk is of het product voldoet aan de eis(en). De eis dat een product mooi moet zijn is natuurlijk niet toetsbaar. Wat de een mooi vindt, vindt de ander wellicht heel lelijk. Ook een eis dat iets sterk moet zijn is onzin.&gt;</w:t>
      </w:r>
    </w:p>
    <w:p w14:paraId="0F4A80C1" w14:textId="77777777" w:rsidR="001B2E4B" w:rsidRPr="00F72224" w:rsidRDefault="001B2E4B" w:rsidP="001B2E4B">
      <w:pPr>
        <w:rPr>
          <w:rFonts w:ascii="Raleway" w:eastAsiaTheme="majorEastAsia" w:hAnsi="Raleway" w:cstheme="majorBidi"/>
          <w:b/>
          <w:bCs/>
          <w:color w:val="000000" w:themeColor="text1"/>
          <w:sz w:val="24"/>
          <w:szCs w:val="24"/>
          <w:shd w:val="clear" w:color="auto" w:fill="FFFFFF"/>
        </w:rPr>
      </w:pPr>
      <w:r w:rsidRPr="00F72224">
        <w:rPr>
          <w:rFonts w:ascii="Raleway" w:hAnsi="Raleway"/>
          <w:b/>
          <w:bCs/>
          <w:sz w:val="24"/>
          <w:szCs w:val="24"/>
          <w:shd w:val="clear" w:color="auto" w:fill="FFFFFF"/>
        </w:rPr>
        <w:br w:type="page"/>
      </w:r>
    </w:p>
    <w:p w14:paraId="383A2AC1" w14:textId="6D1FE259" w:rsidR="001B2E4B" w:rsidRPr="00C0023D" w:rsidRDefault="001B2E4B" w:rsidP="00672D37">
      <w:pPr>
        <w:pStyle w:val="Geenafstand"/>
        <w:rPr>
          <w:rFonts w:ascii="Raleway" w:hAnsi="Raleway"/>
          <w:b/>
          <w:bCs/>
          <w:color w:val="00555C"/>
          <w:sz w:val="24"/>
          <w:szCs w:val="24"/>
          <w:shd w:val="clear" w:color="auto" w:fill="FFFFFF"/>
        </w:rPr>
      </w:pPr>
      <w:r w:rsidRPr="00C0023D">
        <w:rPr>
          <w:rFonts w:ascii="Raleway" w:hAnsi="Raleway"/>
          <w:b/>
          <w:bCs/>
          <w:color w:val="00555C"/>
          <w:sz w:val="24"/>
          <w:szCs w:val="24"/>
          <w:shd w:val="clear" w:color="auto" w:fill="FFFFFF"/>
        </w:rPr>
        <w:lastRenderedPageBreak/>
        <w:t>M van M</w:t>
      </w:r>
      <w:r w:rsidR="00F72224" w:rsidRPr="00C0023D">
        <w:rPr>
          <w:rFonts w:ascii="Raleway" w:hAnsi="Raleway"/>
          <w:b/>
          <w:bCs/>
          <w:color w:val="00555C"/>
          <w:sz w:val="24"/>
          <w:szCs w:val="24"/>
          <w:shd w:val="clear" w:color="auto" w:fill="FFFFFF"/>
        </w:rPr>
        <w:t>(</w:t>
      </w:r>
      <w:r w:rsidRPr="00C0023D">
        <w:rPr>
          <w:rFonts w:ascii="Raleway" w:hAnsi="Raleway"/>
          <w:b/>
          <w:bCs/>
          <w:color w:val="00555C"/>
          <w:sz w:val="24"/>
          <w:szCs w:val="24"/>
          <w:shd w:val="clear" w:color="auto" w:fill="FFFFFF"/>
        </w:rPr>
        <w:t>oSCoW</w:t>
      </w:r>
      <w:r w:rsidR="00F72224" w:rsidRPr="00C0023D">
        <w:rPr>
          <w:rFonts w:ascii="Raleway" w:hAnsi="Raleway"/>
          <w:b/>
          <w:bCs/>
          <w:color w:val="00555C"/>
          <w:sz w:val="24"/>
          <w:szCs w:val="24"/>
          <w:shd w:val="clear" w:color="auto" w:fill="FFFFFF"/>
        </w:rPr>
        <w:t>)</w:t>
      </w:r>
    </w:p>
    <w:p w14:paraId="2A870242" w14:textId="77777777" w:rsidR="001B2E4B" w:rsidRPr="00937D7D" w:rsidRDefault="001B2E4B" w:rsidP="001B2E4B">
      <w:pPr>
        <w:rPr>
          <w:rFonts w:ascii="Raleway" w:hAnsi="Raleway"/>
          <w:i/>
          <w:iCs/>
          <w:color w:val="808080" w:themeColor="background1" w:themeShade="80"/>
        </w:rPr>
      </w:pPr>
      <w:r w:rsidRPr="00937D7D">
        <w:rPr>
          <w:rFonts w:ascii="Raleway" w:hAnsi="Raleway"/>
          <w:i/>
          <w:iCs/>
          <w:color w:val="808080" w:themeColor="background1" w:themeShade="80"/>
        </w:rPr>
        <w:t>&lt;Alle vereisten zijn belangrijk, maar ze krijgen prioriteit om in een vroeg stadium de grootste en meest directe zakelijke voordelen te bieden. Ontwikkelaars zullen in eerste instantie proberen om alle Must-have, Should-have en Could-have-vereisten te leveren, maar de Should-and-Can-vereisten zullen als eerste worden verwijderd als de levertijd dreigt te worden bedreigd.&gt;</w:t>
      </w:r>
    </w:p>
    <w:p w14:paraId="186E7725" w14:textId="77777777" w:rsidR="001B2E4B" w:rsidRPr="00937D7D" w:rsidRDefault="001B2E4B" w:rsidP="001B2E4B">
      <w:pPr>
        <w:rPr>
          <w:rFonts w:ascii="Raleway" w:hAnsi="Raleway"/>
          <w:i/>
          <w:iCs/>
          <w:color w:val="808080" w:themeColor="background1" w:themeShade="80"/>
        </w:rPr>
      </w:pPr>
      <w:r w:rsidRPr="00937D7D">
        <w:rPr>
          <w:rFonts w:ascii="Raleway" w:hAnsi="Raleway"/>
          <w:i/>
          <w:iCs/>
          <w:color w:val="808080" w:themeColor="background1" w:themeShade="80"/>
        </w:rPr>
        <w:t>&lt;De duidelijke Engelse betekenis van de prioriteringscategorieën heeft waarde om klanten de impact van het instellen van een prioriteit beter te laten begrijpen, in vergelijking met alternatieven zoals Hoog, Medium en Laag. De focus ligt altijd op de Must haves. Besteedt dus geen tijd aan opties totdat alles helemaal klaar is.&gt;</w:t>
      </w:r>
    </w:p>
    <w:p w14:paraId="60DD7FC3" w14:textId="77777777" w:rsidR="001B2E4B" w:rsidRPr="00937D7D" w:rsidRDefault="001B2E4B" w:rsidP="001B2E4B">
      <w:pPr>
        <w:rPr>
          <w:rFonts w:ascii="Raleway" w:hAnsi="Raleway"/>
          <w:i/>
          <w:iCs/>
          <w:color w:val="808080" w:themeColor="background1" w:themeShade="80"/>
        </w:rPr>
      </w:pPr>
      <w:r w:rsidRPr="00937D7D">
        <w:rPr>
          <w:rFonts w:ascii="Raleway" w:hAnsi="Raleway"/>
          <w:i/>
          <w:iCs/>
          <w:color w:val="808080" w:themeColor="background1" w:themeShade="80"/>
        </w:rPr>
        <w:t>&lt;De categorieën worden doorgaans opgevat als:&gt;</w:t>
      </w:r>
    </w:p>
    <w:p w14:paraId="2C7B33F5" w14:textId="77777777" w:rsidR="001B2E4B" w:rsidRPr="00F72224" w:rsidRDefault="001B2E4B" w:rsidP="001B2E4B">
      <w:pPr>
        <w:rPr>
          <w:rFonts w:ascii="Raleway" w:hAnsi="Raleway"/>
          <w:i/>
          <w:iCs/>
          <w:color w:val="808080" w:themeColor="background1" w:themeShade="80"/>
        </w:rPr>
      </w:pPr>
    </w:p>
    <w:tbl>
      <w:tblPr>
        <w:tblStyle w:val="Tabelraster"/>
        <w:tblW w:w="0" w:type="auto"/>
        <w:tblLook w:val="04A0" w:firstRow="1" w:lastRow="0" w:firstColumn="1" w:lastColumn="0" w:noHBand="0" w:noVBand="1"/>
      </w:tblPr>
      <w:tblGrid>
        <w:gridCol w:w="988"/>
        <w:gridCol w:w="8028"/>
      </w:tblGrid>
      <w:tr w:rsidR="001B2E4B" w:rsidRPr="00F72224" w14:paraId="43B1A502" w14:textId="77777777" w:rsidTr="00C0023D">
        <w:tc>
          <w:tcPr>
            <w:tcW w:w="9016" w:type="dxa"/>
            <w:gridSpan w:val="2"/>
            <w:shd w:val="clear" w:color="auto" w:fill="EC644A"/>
          </w:tcPr>
          <w:p w14:paraId="0D8508DC" w14:textId="77777777" w:rsidR="001B2E4B" w:rsidRPr="00C0023D" w:rsidRDefault="001B2E4B" w:rsidP="00C5076C">
            <w:pPr>
              <w:jc w:val="center"/>
              <w:rPr>
                <w:rFonts w:ascii="Raleway" w:hAnsi="Raleway"/>
                <w:b/>
                <w:bCs/>
                <w:color w:val="F5F5F5"/>
              </w:rPr>
            </w:pPr>
            <w:r w:rsidRPr="00C0023D">
              <w:rPr>
                <w:rFonts w:ascii="Raleway" w:hAnsi="Raleway"/>
                <w:b/>
                <w:bCs/>
                <w:color w:val="F5F5F5"/>
              </w:rPr>
              <w:t>MUST HAVE (Hoog)</w:t>
            </w:r>
          </w:p>
        </w:tc>
      </w:tr>
      <w:tr w:rsidR="001B2E4B" w:rsidRPr="006A4622" w14:paraId="1C0162B0" w14:textId="77777777" w:rsidTr="00C5076C">
        <w:tc>
          <w:tcPr>
            <w:tcW w:w="988" w:type="dxa"/>
            <w:shd w:val="clear" w:color="auto" w:fill="FFFFFF" w:themeFill="background1"/>
          </w:tcPr>
          <w:p w14:paraId="11140357" w14:textId="77777777" w:rsidR="001B2E4B" w:rsidRPr="00672D37" w:rsidRDefault="001B2E4B" w:rsidP="00C5076C">
            <w:pPr>
              <w:jc w:val="center"/>
              <w:rPr>
                <w:rFonts w:ascii="Raleway" w:hAnsi="Raleway"/>
                <w:b/>
                <w:bCs/>
              </w:rPr>
            </w:pPr>
            <w:r w:rsidRPr="00C0023D">
              <w:rPr>
                <w:rFonts w:ascii="Raleway" w:hAnsi="Raleway"/>
                <w:b/>
                <w:bCs/>
                <w:color w:val="EC644A"/>
                <w:sz w:val="72"/>
                <w:szCs w:val="72"/>
              </w:rPr>
              <w:t>M</w:t>
            </w:r>
          </w:p>
        </w:tc>
        <w:tc>
          <w:tcPr>
            <w:tcW w:w="8028" w:type="dxa"/>
            <w:shd w:val="clear" w:color="auto" w:fill="FFFFFF" w:themeFill="background1"/>
          </w:tcPr>
          <w:p w14:paraId="47D0CA44" w14:textId="77777777" w:rsidR="001B2E4B" w:rsidRPr="00F72224" w:rsidRDefault="001B2E4B" w:rsidP="00C5076C">
            <w:pPr>
              <w:rPr>
                <w:rFonts w:ascii="Raleway" w:hAnsi="Raleway"/>
                <w:lang w:val="en-US"/>
              </w:rPr>
            </w:pPr>
          </w:p>
          <w:p w14:paraId="2FEC6C3E" w14:textId="1101C9FC" w:rsidR="001B2E4B" w:rsidRPr="00F72224" w:rsidRDefault="001B2E4B" w:rsidP="00C5076C">
            <w:pPr>
              <w:rPr>
                <w:rFonts w:ascii="Raleway" w:hAnsi="Raleway"/>
                <w:i/>
                <w:iCs/>
                <w:lang w:val="en-US"/>
              </w:rPr>
            </w:pPr>
            <w:r w:rsidRPr="00600A81">
              <w:rPr>
                <w:rFonts w:ascii="Raleway" w:hAnsi="Raleway"/>
                <w:i/>
                <w:iCs/>
                <w:color w:val="FF0000"/>
                <w:lang w:val="en-US"/>
              </w:rPr>
              <w:t>&lt;Necessary for the current release&gt;</w:t>
            </w:r>
            <w:r w:rsidR="00600A81" w:rsidRPr="00600A81">
              <w:rPr>
                <w:rFonts w:ascii="Raleway" w:hAnsi="Raleway"/>
                <w:i/>
                <w:iCs/>
                <w:color w:val="FF0000"/>
                <w:lang w:val="en-US"/>
              </w:rPr>
              <w:t xml:space="preserve"> </w:t>
            </w:r>
            <w:r w:rsidR="00600A81">
              <w:rPr>
                <w:rFonts w:ascii="Raleway" w:hAnsi="Raleway"/>
                <w:i/>
                <w:iCs/>
                <w:color w:val="3C3C3C"/>
                <w:lang w:val="en-US"/>
              </w:rPr>
              <w:t xml:space="preserve">DataBase, Windows-applicatie, WebApp, Mobile-WebGame, QR-Code. </w:t>
            </w:r>
          </w:p>
        </w:tc>
      </w:tr>
    </w:tbl>
    <w:p w14:paraId="7C33BD72" w14:textId="77777777" w:rsidR="001B2E4B" w:rsidRPr="00F72224" w:rsidRDefault="001B2E4B" w:rsidP="001B2E4B">
      <w:pPr>
        <w:rPr>
          <w:rFonts w:ascii="Raleway" w:eastAsiaTheme="majorEastAsia" w:hAnsi="Raleway" w:cstheme="minorHAnsi"/>
          <w:color w:val="000000" w:themeColor="text1"/>
          <w:sz w:val="24"/>
          <w:szCs w:val="24"/>
          <w:lang w:val="en-US"/>
        </w:rPr>
      </w:pPr>
    </w:p>
    <w:p w14:paraId="67F7B180" w14:textId="16BE3887" w:rsidR="001B2E4B" w:rsidRPr="00C0023D" w:rsidRDefault="001B2E4B" w:rsidP="00672D37">
      <w:pPr>
        <w:pStyle w:val="Geenafstand"/>
        <w:rPr>
          <w:rFonts w:ascii="Raleway" w:hAnsi="Raleway"/>
          <w:b/>
          <w:bCs/>
          <w:color w:val="00555C"/>
          <w:sz w:val="24"/>
          <w:szCs w:val="24"/>
          <w:shd w:val="clear" w:color="auto" w:fill="FFFFFF"/>
        </w:rPr>
      </w:pPr>
      <w:r w:rsidRPr="00C0023D">
        <w:rPr>
          <w:rFonts w:ascii="Raleway" w:hAnsi="Raleway"/>
          <w:b/>
          <w:bCs/>
          <w:color w:val="00555C"/>
          <w:sz w:val="24"/>
          <w:szCs w:val="24"/>
          <w:shd w:val="clear" w:color="auto" w:fill="FFFFFF"/>
        </w:rPr>
        <w:t>Projectgrenzen</w:t>
      </w:r>
      <w:r w:rsidR="00F72224" w:rsidRPr="00C0023D">
        <w:rPr>
          <w:rFonts w:ascii="Raleway" w:hAnsi="Raleway"/>
          <w:b/>
          <w:bCs/>
          <w:color w:val="00555C"/>
          <w:sz w:val="24"/>
          <w:szCs w:val="24"/>
          <w:shd w:val="clear" w:color="auto" w:fill="FFFFFF"/>
        </w:rPr>
        <w:t xml:space="preserve"> (oScoW)</w:t>
      </w:r>
    </w:p>
    <w:p w14:paraId="24617BB4" w14:textId="77777777" w:rsidR="001B2E4B" w:rsidRPr="00937D7D" w:rsidRDefault="001B2E4B" w:rsidP="001B2E4B">
      <w:pPr>
        <w:pStyle w:val="Default"/>
        <w:rPr>
          <w:rFonts w:ascii="Raleway" w:hAnsi="Raleway" w:cstheme="minorHAnsi"/>
          <w:i/>
          <w:color w:val="808080" w:themeColor="background1" w:themeShade="80"/>
          <w:sz w:val="22"/>
          <w:szCs w:val="22"/>
        </w:rPr>
      </w:pPr>
      <w:r w:rsidRPr="00937D7D">
        <w:rPr>
          <w:rFonts w:ascii="Raleway" w:hAnsi="Raleway" w:cstheme="minorHAnsi"/>
          <w:i/>
          <w:color w:val="808080" w:themeColor="background1" w:themeShade="80"/>
          <w:sz w:val="22"/>
          <w:szCs w:val="22"/>
        </w:rPr>
        <w:t>&lt;Zet in een overzicht welke activiteiten er binnen het project niet worden uitgevoerd. Dus: wat doe je wel en wat doe je niet. De Moscow tabel kun je hier gebruiken. Richtlijnen: design is prioriteit 2 tenzij anders is afgesproken.&gt;</w:t>
      </w:r>
    </w:p>
    <w:p w14:paraId="1550D31E" w14:textId="77777777" w:rsidR="00685582" w:rsidRPr="00937D7D" w:rsidRDefault="00685582" w:rsidP="001B2E4B">
      <w:pPr>
        <w:pStyle w:val="Default"/>
        <w:rPr>
          <w:rFonts w:ascii="Raleway" w:hAnsi="Raleway" w:cstheme="minorHAnsi"/>
          <w:i/>
          <w:color w:val="808080" w:themeColor="background1" w:themeShade="80"/>
          <w:sz w:val="22"/>
          <w:szCs w:val="22"/>
        </w:rPr>
      </w:pPr>
    </w:p>
    <w:p w14:paraId="56222598" w14:textId="32BE92D8" w:rsidR="00685582" w:rsidRPr="00937D7D" w:rsidRDefault="00685582" w:rsidP="00685582">
      <w:pPr>
        <w:rPr>
          <w:rFonts w:ascii="Raleway" w:hAnsi="Raleway"/>
          <w:i/>
          <w:color w:val="808080" w:themeColor="background1" w:themeShade="80"/>
        </w:rPr>
      </w:pPr>
      <w:r w:rsidRPr="00937D7D">
        <w:rPr>
          <w:rFonts w:ascii="Raleway" w:hAnsi="Raleway"/>
          <w:i/>
          <w:color w:val="808080" w:themeColor="background1" w:themeShade="80"/>
        </w:rPr>
        <w:t>&lt;Deze sectie heet ook wel de ‘Scopebepaling’ of kort gezegd de ‘Scope’. Concreet: wat doen we wel en wat doen we niet binnen dit project gericht op het projectresultaat.&gt;</w:t>
      </w:r>
    </w:p>
    <w:p w14:paraId="2DFE9134" w14:textId="77777777" w:rsidR="001B2E4B" w:rsidRPr="00F734B0" w:rsidRDefault="001B2E4B" w:rsidP="001B2E4B">
      <w:pPr>
        <w:pStyle w:val="Default"/>
        <w:rPr>
          <w:rFonts w:ascii="Raleway" w:hAnsi="Raleway" w:cstheme="minorHAnsi"/>
          <w:i/>
          <w:color w:val="auto"/>
          <w:highlight w:val="lightGray"/>
        </w:rPr>
      </w:pPr>
    </w:p>
    <w:p w14:paraId="28ED1A9D" w14:textId="77777777" w:rsidR="00685582" w:rsidRPr="00F734B0" w:rsidRDefault="00685582" w:rsidP="001B2E4B">
      <w:pPr>
        <w:pStyle w:val="Default"/>
        <w:rPr>
          <w:rFonts w:ascii="Raleway" w:hAnsi="Raleway" w:cstheme="minorHAnsi"/>
          <w:i/>
          <w:color w:val="auto"/>
          <w:highlight w:val="lightGray"/>
        </w:rPr>
      </w:pPr>
    </w:p>
    <w:tbl>
      <w:tblPr>
        <w:tblStyle w:val="Tabelraster"/>
        <w:tblW w:w="0" w:type="auto"/>
        <w:tblLook w:val="04A0" w:firstRow="1" w:lastRow="0" w:firstColumn="1" w:lastColumn="0" w:noHBand="0" w:noVBand="1"/>
      </w:tblPr>
      <w:tblGrid>
        <w:gridCol w:w="988"/>
        <w:gridCol w:w="8028"/>
      </w:tblGrid>
      <w:tr w:rsidR="001B2E4B" w:rsidRPr="00F72224" w14:paraId="3D2FB8A7" w14:textId="77777777" w:rsidTr="00C0023D">
        <w:tc>
          <w:tcPr>
            <w:tcW w:w="9016" w:type="dxa"/>
            <w:gridSpan w:val="2"/>
            <w:shd w:val="clear" w:color="auto" w:fill="00555C"/>
          </w:tcPr>
          <w:p w14:paraId="1A15461E" w14:textId="77777777" w:rsidR="001B2E4B" w:rsidRPr="00F72224" w:rsidRDefault="001B2E4B" w:rsidP="00C5076C">
            <w:pPr>
              <w:jc w:val="center"/>
              <w:rPr>
                <w:rFonts w:ascii="Raleway" w:hAnsi="Raleway"/>
                <w:b/>
                <w:bCs/>
              </w:rPr>
            </w:pPr>
            <w:r w:rsidRPr="00C0023D">
              <w:rPr>
                <w:rFonts w:ascii="Raleway" w:hAnsi="Raleway"/>
                <w:b/>
                <w:bCs/>
                <w:color w:val="FFF166"/>
              </w:rPr>
              <w:t>SHOULD HAVE (Medium)</w:t>
            </w:r>
          </w:p>
        </w:tc>
      </w:tr>
      <w:tr w:rsidR="001B2E4B" w:rsidRPr="006A4622" w14:paraId="5D50507F" w14:textId="77777777" w:rsidTr="00C5076C">
        <w:tc>
          <w:tcPr>
            <w:tcW w:w="988" w:type="dxa"/>
            <w:shd w:val="clear" w:color="auto" w:fill="FFFFFF" w:themeFill="background1"/>
          </w:tcPr>
          <w:p w14:paraId="6ACBAAA5" w14:textId="77777777" w:rsidR="001B2E4B" w:rsidRPr="00672D37" w:rsidRDefault="001B2E4B" w:rsidP="00C5076C">
            <w:pPr>
              <w:jc w:val="center"/>
              <w:rPr>
                <w:rFonts w:ascii="Raleway" w:hAnsi="Raleway"/>
                <w:b/>
                <w:bCs/>
                <w:sz w:val="72"/>
                <w:szCs w:val="72"/>
              </w:rPr>
            </w:pPr>
            <w:r w:rsidRPr="00C0023D">
              <w:rPr>
                <w:rFonts w:ascii="Raleway" w:hAnsi="Raleway"/>
                <w:b/>
                <w:bCs/>
                <w:color w:val="00555C"/>
                <w:sz w:val="72"/>
                <w:szCs w:val="72"/>
              </w:rPr>
              <w:t>S</w:t>
            </w:r>
          </w:p>
        </w:tc>
        <w:tc>
          <w:tcPr>
            <w:tcW w:w="8028" w:type="dxa"/>
            <w:shd w:val="clear" w:color="auto" w:fill="FFFFFF" w:themeFill="background1"/>
          </w:tcPr>
          <w:p w14:paraId="225E5CD3" w14:textId="77777777" w:rsidR="001B2E4B" w:rsidRPr="00F72224" w:rsidRDefault="001B2E4B" w:rsidP="00C5076C">
            <w:pPr>
              <w:rPr>
                <w:rFonts w:ascii="Raleway" w:hAnsi="Raleway"/>
                <w:i/>
                <w:iCs/>
                <w:color w:val="808080" w:themeColor="background1" w:themeShade="80"/>
                <w:lang w:val="en-US"/>
              </w:rPr>
            </w:pPr>
          </w:p>
          <w:p w14:paraId="191BDF40" w14:textId="7176B47C" w:rsidR="001B2E4B" w:rsidRPr="00F72224" w:rsidRDefault="001B2E4B" w:rsidP="00C5076C">
            <w:pPr>
              <w:rPr>
                <w:rFonts w:ascii="Raleway" w:hAnsi="Raleway"/>
                <w:i/>
                <w:iCs/>
                <w:lang w:val="en-US"/>
              </w:rPr>
            </w:pPr>
            <w:r w:rsidRPr="00600A81">
              <w:rPr>
                <w:rFonts w:ascii="Raleway" w:hAnsi="Raleway"/>
                <w:i/>
                <w:iCs/>
                <w:color w:val="FF0000"/>
                <w:lang w:val="en-US"/>
              </w:rPr>
              <w:t>&lt;Necessary for the future release&gt;</w:t>
            </w:r>
            <w:r w:rsidR="00600A81" w:rsidRPr="00600A81">
              <w:rPr>
                <w:rFonts w:ascii="Raleway" w:hAnsi="Raleway"/>
                <w:i/>
                <w:iCs/>
                <w:color w:val="FF0000"/>
                <w:lang w:val="en-US"/>
              </w:rPr>
              <w:t xml:space="preserve"> </w:t>
            </w:r>
            <w:r w:rsidR="00600A81">
              <w:rPr>
                <w:rFonts w:ascii="Raleway" w:hAnsi="Raleway"/>
                <w:i/>
                <w:iCs/>
                <w:color w:val="3C3C3C"/>
                <w:lang w:val="en-US"/>
              </w:rPr>
              <w:t>Paid GPT Key,</w:t>
            </w:r>
          </w:p>
        </w:tc>
      </w:tr>
      <w:tr w:rsidR="001B2E4B" w:rsidRPr="00F72224" w14:paraId="733733DD" w14:textId="77777777" w:rsidTr="00C0023D">
        <w:tc>
          <w:tcPr>
            <w:tcW w:w="9016" w:type="dxa"/>
            <w:gridSpan w:val="2"/>
            <w:shd w:val="clear" w:color="auto" w:fill="00555C"/>
          </w:tcPr>
          <w:p w14:paraId="6D2D0574" w14:textId="77777777" w:rsidR="001B2E4B" w:rsidRPr="00C0023D" w:rsidRDefault="001B2E4B" w:rsidP="00C5076C">
            <w:pPr>
              <w:jc w:val="center"/>
              <w:rPr>
                <w:rFonts w:ascii="Raleway" w:hAnsi="Raleway"/>
                <w:b/>
                <w:bCs/>
                <w:color w:val="FFF166"/>
              </w:rPr>
            </w:pPr>
            <w:r w:rsidRPr="00C0023D">
              <w:rPr>
                <w:rFonts w:ascii="Raleway" w:hAnsi="Raleway"/>
                <w:b/>
                <w:bCs/>
                <w:color w:val="FFF166"/>
              </w:rPr>
              <w:t>COULD HAVE (Laag)</w:t>
            </w:r>
          </w:p>
        </w:tc>
      </w:tr>
      <w:tr w:rsidR="001B2E4B" w:rsidRPr="002F08A8" w14:paraId="60528F6B" w14:textId="77777777" w:rsidTr="00C5076C">
        <w:tc>
          <w:tcPr>
            <w:tcW w:w="988" w:type="dxa"/>
            <w:shd w:val="clear" w:color="auto" w:fill="FFFFFF" w:themeFill="background1"/>
          </w:tcPr>
          <w:p w14:paraId="27CDA7E3" w14:textId="77777777" w:rsidR="001B2E4B" w:rsidRPr="00672D37" w:rsidRDefault="001B2E4B" w:rsidP="00C5076C">
            <w:pPr>
              <w:jc w:val="center"/>
              <w:rPr>
                <w:rFonts w:ascii="Raleway" w:hAnsi="Raleway"/>
                <w:b/>
                <w:bCs/>
                <w:sz w:val="72"/>
                <w:szCs w:val="72"/>
              </w:rPr>
            </w:pPr>
            <w:r w:rsidRPr="00C0023D">
              <w:rPr>
                <w:rFonts w:ascii="Raleway" w:hAnsi="Raleway"/>
                <w:b/>
                <w:bCs/>
                <w:color w:val="00555C"/>
                <w:sz w:val="72"/>
                <w:szCs w:val="72"/>
              </w:rPr>
              <w:t>C</w:t>
            </w:r>
          </w:p>
        </w:tc>
        <w:tc>
          <w:tcPr>
            <w:tcW w:w="8028" w:type="dxa"/>
            <w:shd w:val="clear" w:color="auto" w:fill="FFFFFF" w:themeFill="background1"/>
          </w:tcPr>
          <w:p w14:paraId="17AE7A05" w14:textId="77777777" w:rsidR="001B2E4B" w:rsidRPr="00F72224" w:rsidRDefault="001B2E4B" w:rsidP="00C5076C">
            <w:pPr>
              <w:rPr>
                <w:rFonts w:ascii="Raleway" w:hAnsi="Raleway"/>
                <w:i/>
                <w:iCs/>
                <w:color w:val="808080" w:themeColor="background1" w:themeShade="80"/>
                <w:lang w:val="en-US"/>
              </w:rPr>
            </w:pPr>
          </w:p>
          <w:p w14:paraId="1B8BE165" w14:textId="1C0257CC" w:rsidR="001B2E4B" w:rsidRPr="00F72224" w:rsidRDefault="001B2E4B" w:rsidP="00C5076C">
            <w:pPr>
              <w:rPr>
                <w:rFonts w:ascii="Raleway" w:hAnsi="Raleway"/>
                <w:i/>
                <w:iCs/>
                <w:lang w:val="en-US"/>
              </w:rPr>
            </w:pPr>
            <w:r w:rsidRPr="00600A81">
              <w:rPr>
                <w:rFonts w:ascii="Raleway" w:hAnsi="Raleway"/>
                <w:i/>
                <w:iCs/>
                <w:color w:val="FF0000"/>
                <w:lang w:val="en-US"/>
              </w:rPr>
              <w:t>&lt;Nice to have for the future release&gt;</w:t>
            </w:r>
            <w:r w:rsidR="00600A81" w:rsidRPr="00600A81">
              <w:rPr>
                <w:rFonts w:ascii="Raleway" w:hAnsi="Raleway"/>
                <w:i/>
                <w:iCs/>
                <w:color w:val="FF0000"/>
                <w:lang w:val="en-US"/>
              </w:rPr>
              <w:t xml:space="preserve"> </w:t>
            </w:r>
            <w:r w:rsidR="00600A81" w:rsidRPr="00600A81">
              <w:rPr>
                <w:rFonts w:ascii="Raleway" w:hAnsi="Raleway"/>
                <w:i/>
                <w:iCs/>
                <w:color w:val="3C3C3C"/>
                <w:lang w:val="en-US"/>
              </w:rPr>
              <w:t>A.i die de informatie automatisch zal bijwerken</w:t>
            </w:r>
          </w:p>
        </w:tc>
      </w:tr>
      <w:tr w:rsidR="001B2E4B" w:rsidRPr="00F72224" w14:paraId="07A52A1B" w14:textId="77777777" w:rsidTr="00C0023D">
        <w:tc>
          <w:tcPr>
            <w:tcW w:w="9016" w:type="dxa"/>
            <w:gridSpan w:val="2"/>
            <w:shd w:val="clear" w:color="auto" w:fill="00555C"/>
          </w:tcPr>
          <w:p w14:paraId="5A54F0C2" w14:textId="77777777" w:rsidR="001B2E4B" w:rsidRPr="00F72224" w:rsidRDefault="001B2E4B" w:rsidP="00C5076C">
            <w:pPr>
              <w:jc w:val="center"/>
              <w:rPr>
                <w:rFonts w:ascii="Raleway" w:hAnsi="Raleway"/>
                <w:b/>
                <w:bCs/>
              </w:rPr>
            </w:pPr>
            <w:r w:rsidRPr="00C0023D">
              <w:rPr>
                <w:rFonts w:ascii="Raleway" w:hAnsi="Raleway"/>
                <w:b/>
                <w:bCs/>
                <w:color w:val="FFF166"/>
              </w:rPr>
              <w:t>WOULD HAVE (Laag)</w:t>
            </w:r>
          </w:p>
        </w:tc>
      </w:tr>
      <w:tr w:rsidR="001B2E4B" w:rsidRPr="006A4622" w14:paraId="5ABFCFB8" w14:textId="77777777" w:rsidTr="00C5076C">
        <w:tc>
          <w:tcPr>
            <w:tcW w:w="988" w:type="dxa"/>
            <w:shd w:val="clear" w:color="auto" w:fill="FFFFFF" w:themeFill="background1"/>
          </w:tcPr>
          <w:p w14:paraId="664D094D" w14:textId="77777777" w:rsidR="001B2E4B" w:rsidRPr="00672D37" w:rsidRDefault="001B2E4B" w:rsidP="00C5076C">
            <w:pPr>
              <w:jc w:val="center"/>
              <w:rPr>
                <w:rFonts w:ascii="Raleway" w:hAnsi="Raleway"/>
                <w:b/>
                <w:bCs/>
                <w:sz w:val="72"/>
                <w:szCs w:val="72"/>
              </w:rPr>
            </w:pPr>
            <w:r w:rsidRPr="00C0023D">
              <w:rPr>
                <w:rFonts w:ascii="Raleway" w:hAnsi="Raleway"/>
                <w:b/>
                <w:bCs/>
                <w:color w:val="00555C"/>
                <w:sz w:val="72"/>
                <w:szCs w:val="72"/>
              </w:rPr>
              <w:t>W</w:t>
            </w:r>
          </w:p>
        </w:tc>
        <w:tc>
          <w:tcPr>
            <w:tcW w:w="8028" w:type="dxa"/>
            <w:shd w:val="clear" w:color="auto" w:fill="FFFFFF" w:themeFill="background1"/>
          </w:tcPr>
          <w:p w14:paraId="346AB15B" w14:textId="77777777" w:rsidR="001B2E4B" w:rsidRPr="00F72224" w:rsidRDefault="001B2E4B" w:rsidP="00C5076C">
            <w:pPr>
              <w:rPr>
                <w:rFonts w:ascii="Raleway" w:hAnsi="Raleway"/>
                <w:i/>
                <w:iCs/>
                <w:color w:val="808080" w:themeColor="background1" w:themeShade="80"/>
                <w:lang w:val="en-US"/>
              </w:rPr>
            </w:pPr>
          </w:p>
          <w:p w14:paraId="7C22B67D" w14:textId="5899D739" w:rsidR="001B2E4B" w:rsidRPr="00F72224" w:rsidRDefault="001B2E4B" w:rsidP="00C5076C">
            <w:pPr>
              <w:rPr>
                <w:rFonts w:ascii="Raleway" w:hAnsi="Raleway"/>
                <w:i/>
                <w:iCs/>
                <w:lang w:val="en-US"/>
              </w:rPr>
            </w:pPr>
            <w:r w:rsidRPr="00600A81">
              <w:rPr>
                <w:rFonts w:ascii="Raleway" w:hAnsi="Raleway"/>
                <w:i/>
                <w:iCs/>
                <w:color w:val="FF0000"/>
                <w:lang w:val="en-US"/>
              </w:rPr>
              <w:t>&lt;May or may not have for the future release&gt;</w:t>
            </w:r>
            <w:r w:rsidR="00600A81" w:rsidRPr="00600A81">
              <w:rPr>
                <w:rFonts w:ascii="Raleway" w:hAnsi="Raleway"/>
                <w:i/>
                <w:iCs/>
                <w:color w:val="3C3C3C"/>
                <w:lang w:val="en-US"/>
              </w:rPr>
              <w:t xml:space="preserve"> </w:t>
            </w:r>
            <w:r w:rsidR="00887E08">
              <w:rPr>
                <w:rFonts w:ascii="Raleway" w:hAnsi="Raleway"/>
                <w:i/>
                <w:iCs/>
                <w:color w:val="3C3C3C"/>
                <w:lang w:val="en-US"/>
              </w:rPr>
              <w:t>U</w:t>
            </w:r>
            <w:r w:rsidR="00600A81" w:rsidRPr="00600A81">
              <w:rPr>
                <w:rFonts w:ascii="Raleway" w:hAnsi="Raleway"/>
                <w:i/>
                <w:iCs/>
                <w:color w:val="3C3C3C"/>
                <w:lang w:val="en-US"/>
              </w:rPr>
              <w:t>i-animatie/vloeibaarheid</w:t>
            </w:r>
          </w:p>
        </w:tc>
      </w:tr>
    </w:tbl>
    <w:p w14:paraId="56F5BE62" w14:textId="3C640F12" w:rsidR="001B2E4B" w:rsidRPr="00F72224" w:rsidRDefault="001B2E4B">
      <w:pPr>
        <w:rPr>
          <w:rFonts w:ascii="Raleway" w:eastAsiaTheme="majorEastAsia" w:hAnsi="Raleway" w:cstheme="minorHAnsi"/>
          <w:b/>
          <w:bCs/>
          <w:color w:val="80A7AC"/>
          <w:sz w:val="52"/>
          <w:szCs w:val="52"/>
          <w:lang w:val="en-US"/>
        </w:rPr>
      </w:pPr>
      <w:r w:rsidRPr="00F72224">
        <w:rPr>
          <w:rFonts w:ascii="Raleway" w:hAnsi="Raleway"/>
          <w:b/>
          <w:bCs/>
          <w:color w:val="80A7AC"/>
          <w:lang w:val="en-GB"/>
        </w:rPr>
        <w:br w:type="page"/>
      </w:r>
    </w:p>
    <w:p w14:paraId="48A0AEA6" w14:textId="1F30BD02" w:rsidR="005D456A" w:rsidRDefault="00C821D7" w:rsidP="00C5567F">
      <w:pPr>
        <w:pStyle w:val="Kop1"/>
        <w:rPr>
          <w:rFonts w:ascii="Raleway" w:hAnsi="Raleway"/>
          <w:b/>
          <w:bCs/>
          <w:color w:val="EC644A"/>
        </w:rPr>
      </w:pPr>
      <w:bookmarkStart w:id="66" w:name="_Toc153523480"/>
      <w:r w:rsidRPr="009C7216">
        <w:rPr>
          <w:rFonts w:ascii="Raleway" w:hAnsi="Raleway"/>
          <w:b/>
          <w:bCs/>
          <w:color w:val="EC644A"/>
        </w:rPr>
        <w:lastRenderedPageBreak/>
        <w:t>Debriefing</w:t>
      </w:r>
      <w:bookmarkEnd w:id="66"/>
    </w:p>
    <w:p w14:paraId="07CE2677" w14:textId="77777777" w:rsidR="005D456A" w:rsidRPr="008A29F6" w:rsidRDefault="005D456A" w:rsidP="00C5567F">
      <w:pPr>
        <w:pStyle w:val="Kop1"/>
        <w:rPr>
          <w:rFonts w:ascii="Raleway" w:hAnsi="Raleway"/>
          <w:b/>
          <w:bCs/>
          <w:color w:val="EC644A"/>
        </w:rPr>
      </w:pPr>
    </w:p>
    <w:p w14:paraId="62A7EAD6" w14:textId="48F504A4" w:rsidR="008A29F6" w:rsidRPr="00937D7D" w:rsidRDefault="008A29F6" w:rsidP="008A29F6">
      <w:pPr>
        <w:rPr>
          <w:rFonts w:ascii="Raleway" w:hAnsi="Raleway"/>
          <w:i/>
          <w:iCs/>
          <w:color w:val="808080" w:themeColor="background1" w:themeShade="80"/>
        </w:rPr>
      </w:pPr>
      <w:r w:rsidRPr="00937D7D">
        <w:rPr>
          <w:rFonts w:ascii="Raleway" w:hAnsi="Raleway"/>
          <w:i/>
          <w:iCs/>
          <w:color w:val="808080" w:themeColor="background1" w:themeShade="80"/>
        </w:rPr>
        <w:t>&lt;Een gebrek aan een duidelijke debriefing kan je in een later stadium problemen opleveren. Het is leuk als je opdrachtgever jou begrijpt, maar begrijp jij de opdracht goed? Koppel terug aan je opdrachtgever:</w:t>
      </w:r>
    </w:p>
    <w:p w14:paraId="17215469" w14:textId="77777777" w:rsidR="008A29F6" w:rsidRPr="00937D7D" w:rsidRDefault="008A29F6" w:rsidP="008A29F6">
      <w:pPr>
        <w:rPr>
          <w:rFonts w:ascii="Raleway" w:hAnsi="Raleway"/>
          <w:i/>
          <w:iCs/>
          <w:color w:val="808080" w:themeColor="background1" w:themeShade="80"/>
          <w:sz w:val="20"/>
          <w:szCs w:val="20"/>
        </w:rPr>
      </w:pPr>
    </w:p>
    <w:p w14:paraId="7A1DB348" w14:textId="061824CC" w:rsidR="008A29F6" w:rsidRPr="00887E08" w:rsidRDefault="008A29F6" w:rsidP="008A29F6">
      <w:pPr>
        <w:numPr>
          <w:ilvl w:val="0"/>
          <w:numId w:val="26"/>
        </w:numPr>
        <w:shd w:val="clear" w:color="auto" w:fill="FFFFFF"/>
        <w:spacing w:after="0" w:line="240" w:lineRule="auto"/>
        <w:rPr>
          <w:rFonts w:ascii="Raleway" w:eastAsia="Times New Roman" w:hAnsi="Raleway" w:cs="Open Sans"/>
          <w:i/>
          <w:iCs/>
          <w:color w:val="FF0000"/>
          <w:lang w:eastAsia="nl-NL"/>
        </w:rPr>
      </w:pPr>
      <w:r w:rsidRPr="00887E08">
        <w:rPr>
          <w:rFonts w:ascii="Raleway" w:eastAsia="Times New Roman" w:hAnsi="Raleway" w:cs="Open Sans"/>
          <w:i/>
          <w:iCs/>
          <w:color w:val="FF0000"/>
          <w:lang w:eastAsia="nl-NL"/>
        </w:rPr>
        <w:t>Kort samengevat wie je bent/wat je doet;</w:t>
      </w:r>
    </w:p>
    <w:p w14:paraId="670FD31B" w14:textId="77777777" w:rsidR="00563B2A" w:rsidRDefault="00887E08" w:rsidP="008A29F6">
      <w:pPr>
        <w:numPr>
          <w:ilvl w:val="0"/>
          <w:numId w:val="26"/>
        </w:numPr>
        <w:shd w:val="clear" w:color="auto" w:fill="FFFFFF"/>
        <w:spacing w:after="0" w:line="240" w:lineRule="auto"/>
        <w:rPr>
          <w:ins w:id="67" w:author="Tamara Rouette / PVO Limburg" w:date="2024-04-25T10:38:00Z"/>
          <w:rFonts w:ascii="Raleway" w:eastAsia="Times New Roman" w:hAnsi="Raleway" w:cs="Open Sans"/>
          <w:i/>
          <w:iCs/>
          <w:color w:val="808080" w:themeColor="background1" w:themeShade="80"/>
          <w:lang w:eastAsia="nl-NL"/>
        </w:rPr>
      </w:pPr>
      <w:r>
        <w:rPr>
          <w:rFonts w:ascii="Raleway" w:eastAsia="Times New Roman" w:hAnsi="Raleway" w:cs="Open Sans"/>
          <w:i/>
          <w:iCs/>
          <w:color w:val="808080" w:themeColor="background1" w:themeShade="80"/>
          <w:lang w:eastAsia="nl-NL"/>
        </w:rPr>
        <w:t>Ik ben jaleel ik ben een student bij Vista-College ik ben C# aan het leren</w:t>
      </w:r>
    </w:p>
    <w:p w14:paraId="2D18A5F6" w14:textId="03F7D2D0" w:rsidR="00887E08" w:rsidRPr="008A29F6" w:rsidRDefault="00563B2A" w:rsidP="008A29F6">
      <w:pPr>
        <w:numPr>
          <w:ilvl w:val="0"/>
          <w:numId w:val="26"/>
        </w:numPr>
        <w:shd w:val="clear" w:color="auto" w:fill="FFFFFF"/>
        <w:spacing w:after="0" w:line="240" w:lineRule="auto"/>
        <w:rPr>
          <w:rFonts w:ascii="Raleway" w:eastAsia="Times New Roman" w:hAnsi="Raleway" w:cs="Open Sans"/>
          <w:i/>
          <w:iCs/>
          <w:color w:val="808080" w:themeColor="background1" w:themeShade="80"/>
          <w:lang w:eastAsia="nl-NL"/>
        </w:rPr>
      </w:pPr>
      <w:ins w:id="68" w:author="Tamara Rouette / PVO Limburg" w:date="2024-04-25T10:38:00Z">
        <w:r>
          <w:rPr>
            <w:rFonts w:ascii="Raleway" w:eastAsia="Times New Roman" w:hAnsi="Raleway" w:cs="Open Sans"/>
            <w:i/>
            <w:iCs/>
            <w:color w:val="808080" w:themeColor="background1" w:themeShade="80"/>
            <w:lang w:eastAsia="nl-NL"/>
          </w:rPr>
          <w:t>Tijl mis ik hierin</w:t>
        </w:r>
      </w:ins>
      <w:r w:rsidR="00887E08">
        <w:rPr>
          <w:rFonts w:ascii="Raleway" w:eastAsia="Times New Roman" w:hAnsi="Raleway" w:cs="Open Sans"/>
          <w:i/>
          <w:iCs/>
          <w:color w:val="808080" w:themeColor="background1" w:themeShade="80"/>
          <w:lang w:eastAsia="nl-NL"/>
        </w:rPr>
        <w:br/>
      </w:r>
    </w:p>
    <w:p w14:paraId="6073BE53" w14:textId="674869B1" w:rsidR="008A29F6" w:rsidRPr="00887E08" w:rsidRDefault="008A29F6" w:rsidP="008A29F6">
      <w:pPr>
        <w:numPr>
          <w:ilvl w:val="0"/>
          <w:numId w:val="26"/>
        </w:numPr>
        <w:shd w:val="clear" w:color="auto" w:fill="FFFFFF"/>
        <w:spacing w:after="0" w:line="240" w:lineRule="auto"/>
        <w:rPr>
          <w:rFonts w:ascii="Raleway" w:eastAsia="Times New Roman" w:hAnsi="Raleway" w:cs="Open Sans"/>
          <w:i/>
          <w:iCs/>
          <w:color w:val="FF0000"/>
          <w:lang w:eastAsia="nl-NL"/>
        </w:rPr>
      </w:pPr>
      <w:r w:rsidRPr="00887E08">
        <w:rPr>
          <w:rFonts w:ascii="Raleway" w:eastAsia="Times New Roman" w:hAnsi="Raleway" w:cs="Open Sans"/>
          <w:i/>
          <w:iCs/>
          <w:color w:val="FF0000"/>
          <w:lang w:eastAsia="nl-NL"/>
        </w:rPr>
        <w:t>Wat de huidige situatie van de opdrachtgever is, in jouw visie;</w:t>
      </w:r>
    </w:p>
    <w:p w14:paraId="62F5FE79" w14:textId="639B52D3" w:rsidR="00887E08" w:rsidRPr="008A29F6" w:rsidRDefault="00887E08" w:rsidP="008A29F6">
      <w:pPr>
        <w:numPr>
          <w:ilvl w:val="0"/>
          <w:numId w:val="26"/>
        </w:numPr>
        <w:shd w:val="clear" w:color="auto" w:fill="FFFFFF"/>
        <w:spacing w:after="0" w:line="240" w:lineRule="auto"/>
        <w:rPr>
          <w:rFonts w:ascii="Raleway" w:eastAsia="Times New Roman" w:hAnsi="Raleway" w:cs="Open Sans"/>
          <w:i/>
          <w:iCs/>
          <w:color w:val="808080" w:themeColor="background1" w:themeShade="80"/>
          <w:lang w:eastAsia="nl-NL"/>
        </w:rPr>
      </w:pPr>
      <w:r w:rsidRPr="00887E08">
        <w:rPr>
          <w:rFonts w:ascii="Raleway" w:eastAsia="Times New Roman" w:hAnsi="Raleway" w:cs="Open Sans"/>
          <w:i/>
          <w:iCs/>
          <w:color w:val="808080" w:themeColor="background1" w:themeShade="80"/>
          <w:lang w:eastAsia="nl-NL"/>
        </w:rPr>
        <w:t>PVO-Limburg wil meer aandacht vragen voor het cybersecurity-aspect van kleine ondernemers</w:t>
      </w:r>
      <w:r>
        <w:rPr>
          <w:rFonts w:ascii="Raleway" w:eastAsia="Times New Roman" w:hAnsi="Raleway" w:cs="Open Sans"/>
          <w:i/>
          <w:iCs/>
          <w:color w:val="808080" w:themeColor="background1" w:themeShade="80"/>
          <w:lang w:eastAsia="nl-NL"/>
        </w:rPr>
        <w:br/>
      </w:r>
    </w:p>
    <w:p w14:paraId="53596904" w14:textId="600BA55B" w:rsidR="008A29F6" w:rsidRPr="00887E08" w:rsidRDefault="008A29F6" w:rsidP="008A29F6">
      <w:pPr>
        <w:numPr>
          <w:ilvl w:val="0"/>
          <w:numId w:val="26"/>
        </w:numPr>
        <w:shd w:val="clear" w:color="auto" w:fill="FFFFFF"/>
        <w:spacing w:after="0" w:line="240" w:lineRule="auto"/>
        <w:rPr>
          <w:rFonts w:ascii="Raleway" w:eastAsia="Times New Roman" w:hAnsi="Raleway" w:cs="Open Sans"/>
          <w:i/>
          <w:iCs/>
          <w:color w:val="FF0000"/>
          <w:lang w:eastAsia="nl-NL"/>
        </w:rPr>
      </w:pPr>
      <w:r w:rsidRPr="00887E08">
        <w:rPr>
          <w:rFonts w:ascii="Raleway" w:eastAsia="Times New Roman" w:hAnsi="Raleway" w:cs="Open Sans"/>
          <w:i/>
          <w:iCs/>
          <w:color w:val="FF0000"/>
          <w:lang w:eastAsia="nl-NL"/>
        </w:rPr>
        <w:t>Wat het resultaat moet zijn, in je eigen woorden. Heeft je opdrachtgever geen duidelijk doel omschreven?;</w:t>
      </w:r>
    </w:p>
    <w:p w14:paraId="2D0F2C4A" w14:textId="77777777" w:rsidR="0003428F" w:rsidRDefault="00887E08" w:rsidP="008A29F6">
      <w:pPr>
        <w:numPr>
          <w:ilvl w:val="0"/>
          <w:numId w:val="26"/>
        </w:numPr>
        <w:shd w:val="clear" w:color="auto" w:fill="FFFFFF"/>
        <w:spacing w:after="0" w:line="240" w:lineRule="auto"/>
        <w:rPr>
          <w:ins w:id="69" w:author="Tamara Rouette / PVO Limburg" w:date="2024-04-25T10:40:00Z"/>
          <w:rFonts w:ascii="Raleway" w:eastAsia="Times New Roman" w:hAnsi="Raleway" w:cs="Open Sans"/>
          <w:i/>
          <w:iCs/>
          <w:color w:val="808080" w:themeColor="background1" w:themeShade="80"/>
          <w:lang w:eastAsia="nl-NL"/>
        </w:rPr>
      </w:pPr>
      <w:r w:rsidRPr="00887E08">
        <w:rPr>
          <w:rFonts w:ascii="Raleway" w:eastAsia="Times New Roman" w:hAnsi="Raleway" w:cs="Open Sans"/>
          <w:i/>
          <w:iCs/>
          <w:color w:val="808080" w:themeColor="background1" w:themeShade="80"/>
          <w:lang w:eastAsia="nl-NL"/>
        </w:rPr>
        <w:t>Een plek waar ondernemers in hun eigen tempo kunnen leren</w:t>
      </w:r>
      <w:ins w:id="70" w:author="Tamara Rouette / PVO Limburg" w:date="2024-04-25T10:38:00Z">
        <w:r w:rsidR="00E5122E">
          <w:rPr>
            <w:rFonts w:ascii="Raleway" w:eastAsia="Times New Roman" w:hAnsi="Raleway" w:cs="Open Sans"/>
            <w:i/>
            <w:iCs/>
            <w:color w:val="808080" w:themeColor="background1" w:themeShade="80"/>
            <w:lang w:eastAsia="nl-NL"/>
          </w:rPr>
          <w:t xml:space="preserve">. </w:t>
        </w:r>
      </w:ins>
    </w:p>
    <w:p w14:paraId="209204D9" w14:textId="457C317E" w:rsidR="0003428F" w:rsidRDefault="0003428F" w:rsidP="008A29F6">
      <w:pPr>
        <w:numPr>
          <w:ilvl w:val="0"/>
          <w:numId w:val="26"/>
        </w:numPr>
        <w:shd w:val="clear" w:color="auto" w:fill="FFFFFF"/>
        <w:spacing w:after="0" w:line="240" w:lineRule="auto"/>
        <w:rPr>
          <w:ins w:id="71" w:author="Tamara Rouette / PVO Limburg" w:date="2024-04-25T10:40:00Z"/>
          <w:rFonts w:ascii="Raleway" w:eastAsia="Times New Roman" w:hAnsi="Raleway" w:cs="Open Sans"/>
          <w:i/>
          <w:iCs/>
          <w:color w:val="808080" w:themeColor="background1" w:themeShade="80"/>
          <w:lang w:eastAsia="nl-NL"/>
        </w:rPr>
      </w:pPr>
      <w:ins w:id="72" w:author="Tamara Rouette / PVO Limburg" w:date="2024-04-25T10:40:00Z">
        <w:r>
          <w:rPr>
            <w:rFonts w:ascii="Raleway" w:eastAsia="Times New Roman" w:hAnsi="Raleway" w:cs="Open Sans"/>
            <w:i/>
            <w:iCs/>
            <w:color w:val="808080" w:themeColor="background1" w:themeShade="80"/>
            <w:lang w:eastAsia="nl-NL"/>
          </w:rPr>
          <w:t xml:space="preserve">Hieruit is vervolgens de opdracht gekomen </w:t>
        </w:r>
      </w:ins>
      <w:ins w:id="73" w:author="Tamara Rouette / PVO Limburg" w:date="2024-04-25T10:38:00Z">
        <w:r w:rsidR="00E5122E">
          <w:rPr>
            <w:rFonts w:ascii="Raleway" w:eastAsia="Times New Roman" w:hAnsi="Raleway" w:cs="Open Sans"/>
            <w:i/>
            <w:iCs/>
            <w:color w:val="808080" w:themeColor="background1" w:themeShade="80"/>
            <w:lang w:eastAsia="nl-NL"/>
          </w:rPr>
          <w:t>te starten</w:t>
        </w:r>
      </w:ins>
      <w:ins w:id="74" w:author="Tamara Rouette / PVO Limburg" w:date="2024-04-25T10:40:00Z">
        <w:r>
          <w:rPr>
            <w:rFonts w:ascii="Raleway" w:eastAsia="Times New Roman" w:hAnsi="Raleway" w:cs="Open Sans"/>
            <w:i/>
            <w:iCs/>
            <w:color w:val="808080" w:themeColor="background1" w:themeShade="80"/>
            <w:lang w:eastAsia="nl-NL"/>
          </w:rPr>
          <w:t xml:space="preserve"> met</w:t>
        </w:r>
      </w:ins>
      <w:ins w:id="75" w:author="Tamara Rouette / PVO Limburg" w:date="2024-04-25T10:38:00Z">
        <w:r w:rsidR="00E5122E">
          <w:rPr>
            <w:rFonts w:ascii="Raleway" w:eastAsia="Times New Roman" w:hAnsi="Raleway" w:cs="Open Sans"/>
            <w:i/>
            <w:iCs/>
            <w:color w:val="808080" w:themeColor="background1" w:themeShade="80"/>
            <w:lang w:eastAsia="nl-NL"/>
          </w:rPr>
          <w:t xml:space="preserve"> een korte </w:t>
        </w:r>
      </w:ins>
      <w:ins w:id="76" w:author="Tamara Rouette / PVO Limburg" w:date="2024-04-25T10:39:00Z">
        <w:r w:rsidR="00AA6235">
          <w:rPr>
            <w:rFonts w:ascii="Raleway" w:eastAsia="Times New Roman" w:hAnsi="Raleway" w:cs="Open Sans"/>
            <w:i/>
            <w:iCs/>
            <w:color w:val="808080" w:themeColor="background1" w:themeShade="80"/>
            <w:lang w:eastAsia="nl-NL"/>
          </w:rPr>
          <w:t>quiz</w:t>
        </w:r>
      </w:ins>
      <w:ins w:id="77" w:author="Tamara Rouette / PVO Limburg" w:date="2024-04-25T10:38:00Z">
        <w:r w:rsidR="00E5122E">
          <w:rPr>
            <w:rFonts w:ascii="Raleway" w:eastAsia="Times New Roman" w:hAnsi="Raleway" w:cs="Open Sans"/>
            <w:i/>
            <w:iCs/>
            <w:color w:val="808080" w:themeColor="background1" w:themeShade="80"/>
            <w:lang w:eastAsia="nl-NL"/>
          </w:rPr>
          <w:t xml:space="preserve"> waarin ondernemers 1</w:t>
        </w:r>
      </w:ins>
      <w:ins w:id="78" w:author="Tamara Rouette / PVO Limburg" w:date="2024-04-25T10:39:00Z">
        <w:r w:rsidR="00E5122E">
          <w:rPr>
            <w:rFonts w:ascii="Raleway" w:eastAsia="Times New Roman" w:hAnsi="Raleway" w:cs="Open Sans"/>
            <w:i/>
            <w:iCs/>
            <w:color w:val="808080" w:themeColor="background1" w:themeShade="80"/>
            <w:lang w:eastAsia="nl-NL"/>
          </w:rPr>
          <w:t xml:space="preserve">0 vragen kunnen beantwoorden om inzicht te krijgen </w:t>
        </w:r>
        <w:r w:rsidR="00AA6235">
          <w:rPr>
            <w:rFonts w:ascii="Raleway" w:eastAsia="Times New Roman" w:hAnsi="Raleway" w:cs="Open Sans"/>
            <w:i/>
            <w:iCs/>
            <w:color w:val="808080" w:themeColor="background1" w:themeShade="80"/>
            <w:lang w:eastAsia="nl-NL"/>
          </w:rPr>
          <w:t xml:space="preserve">in hun </w:t>
        </w:r>
        <w:r w:rsidR="00E5122E">
          <w:rPr>
            <w:rFonts w:ascii="Raleway" w:eastAsia="Times New Roman" w:hAnsi="Raleway" w:cs="Open Sans"/>
            <w:i/>
            <w:iCs/>
            <w:color w:val="808080" w:themeColor="background1" w:themeShade="80"/>
            <w:lang w:eastAsia="nl-NL"/>
          </w:rPr>
          <w:t>eigen kennis als het gaat om cyber</w:t>
        </w:r>
        <w:r w:rsidR="00AA6235">
          <w:rPr>
            <w:rFonts w:ascii="Raleway" w:eastAsia="Times New Roman" w:hAnsi="Raleway" w:cs="Open Sans"/>
            <w:i/>
            <w:iCs/>
            <w:color w:val="808080" w:themeColor="background1" w:themeShade="80"/>
            <w:lang w:eastAsia="nl-NL"/>
          </w:rPr>
          <w:t>security. Dit kan ingezet worden bij een event en vervolge</w:t>
        </w:r>
      </w:ins>
      <w:ins w:id="79" w:author="Tamara Rouette / PVO Limburg" w:date="2024-04-25T10:40:00Z">
        <w:r w:rsidR="00AA6235">
          <w:rPr>
            <w:rFonts w:ascii="Raleway" w:eastAsia="Times New Roman" w:hAnsi="Raleway" w:cs="Open Sans"/>
            <w:i/>
            <w:iCs/>
            <w:color w:val="808080" w:themeColor="background1" w:themeShade="80"/>
            <w:lang w:eastAsia="nl-NL"/>
          </w:rPr>
          <w:t xml:space="preserve">ns </w:t>
        </w:r>
        <w:r>
          <w:rPr>
            <w:rFonts w:ascii="Raleway" w:eastAsia="Times New Roman" w:hAnsi="Raleway" w:cs="Open Sans"/>
            <w:i/>
            <w:iCs/>
            <w:color w:val="808080" w:themeColor="background1" w:themeShade="80"/>
            <w:lang w:eastAsia="nl-NL"/>
          </w:rPr>
          <w:t xml:space="preserve">is er de mogelijkheid om naar een leeromgeving te gaan. </w:t>
        </w:r>
      </w:ins>
    </w:p>
    <w:p w14:paraId="146EE2D9" w14:textId="1E06C9BF" w:rsidR="00887E08" w:rsidRPr="008A29F6" w:rsidRDefault="0003428F" w:rsidP="008A29F6">
      <w:pPr>
        <w:numPr>
          <w:ilvl w:val="0"/>
          <w:numId w:val="26"/>
        </w:numPr>
        <w:shd w:val="clear" w:color="auto" w:fill="FFFFFF"/>
        <w:spacing w:after="0" w:line="240" w:lineRule="auto"/>
        <w:rPr>
          <w:rFonts w:ascii="Raleway" w:eastAsia="Times New Roman" w:hAnsi="Raleway" w:cs="Open Sans"/>
          <w:i/>
          <w:iCs/>
          <w:color w:val="808080" w:themeColor="background1" w:themeShade="80"/>
          <w:lang w:eastAsia="nl-NL"/>
        </w:rPr>
      </w:pPr>
      <w:ins w:id="80" w:author="Tamara Rouette / PVO Limburg" w:date="2024-04-25T10:40:00Z">
        <w:r>
          <w:rPr>
            <w:rFonts w:ascii="Raleway" w:eastAsia="Times New Roman" w:hAnsi="Raleway" w:cs="Open Sans"/>
            <w:i/>
            <w:iCs/>
            <w:color w:val="808080" w:themeColor="background1" w:themeShade="80"/>
            <w:lang w:eastAsia="nl-NL"/>
          </w:rPr>
          <w:t xml:space="preserve">Het </w:t>
        </w:r>
      </w:ins>
      <w:ins w:id="81" w:author="Tamara Rouette / PVO Limburg" w:date="2024-04-25T10:41:00Z">
        <w:r>
          <w:rPr>
            <w:rFonts w:ascii="Raleway" w:eastAsia="Times New Roman" w:hAnsi="Raleway" w:cs="Open Sans"/>
            <w:i/>
            <w:iCs/>
            <w:color w:val="808080" w:themeColor="background1" w:themeShade="80"/>
            <w:lang w:eastAsia="nl-NL"/>
          </w:rPr>
          <w:t>creëren van de</w:t>
        </w:r>
      </w:ins>
      <w:ins w:id="82" w:author="Tamara Rouette / PVO Limburg" w:date="2024-04-25T10:40:00Z">
        <w:r>
          <w:rPr>
            <w:rFonts w:ascii="Raleway" w:eastAsia="Times New Roman" w:hAnsi="Raleway" w:cs="Open Sans"/>
            <w:i/>
            <w:iCs/>
            <w:color w:val="808080" w:themeColor="background1" w:themeShade="80"/>
            <w:lang w:eastAsia="nl-NL"/>
          </w:rPr>
          <w:t xml:space="preserve"> eerste ‘trigger’</w:t>
        </w:r>
      </w:ins>
      <w:ins w:id="83" w:author="Tamara Rouette / PVO Limburg" w:date="2024-04-25T10:41:00Z">
        <w:r>
          <w:rPr>
            <w:rFonts w:ascii="Raleway" w:eastAsia="Times New Roman" w:hAnsi="Raleway" w:cs="Open Sans"/>
            <w:i/>
            <w:iCs/>
            <w:color w:val="808080" w:themeColor="background1" w:themeShade="80"/>
            <w:lang w:eastAsia="nl-NL"/>
          </w:rPr>
          <w:t xml:space="preserve"> voor een ondernemer om aan de slag te gaan met cybersecurity</w:t>
        </w:r>
      </w:ins>
      <w:ins w:id="84" w:author="Tamara Rouette / PVO Limburg" w:date="2024-04-25T10:40:00Z">
        <w:r>
          <w:rPr>
            <w:rFonts w:ascii="Raleway" w:eastAsia="Times New Roman" w:hAnsi="Raleway" w:cs="Open Sans"/>
            <w:i/>
            <w:iCs/>
            <w:color w:val="808080" w:themeColor="background1" w:themeShade="80"/>
            <w:lang w:eastAsia="nl-NL"/>
          </w:rPr>
          <w:t xml:space="preserve">. </w:t>
        </w:r>
      </w:ins>
      <w:r w:rsidR="00887E08">
        <w:rPr>
          <w:rFonts w:ascii="Raleway" w:eastAsia="Times New Roman" w:hAnsi="Raleway" w:cs="Open Sans"/>
          <w:i/>
          <w:iCs/>
          <w:color w:val="808080" w:themeColor="background1" w:themeShade="80"/>
          <w:lang w:eastAsia="nl-NL"/>
        </w:rPr>
        <w:br/>
      </w:r>
    </w:p>
    <w:p w14:paraId="281EA9C1" w14:textId="7C090919" w:rsidR="008A29F6" w:rsidRPr="00652F33" w:rsidRDefault="008A29F6" w:rsidP="008A29F6">
      <w:pPr>
        <w:numPr>
          <w:ilvl w:val="0"/>
          <w:numId w:val="26"/>
        </w:numPr>
        <w:shd w:val="clear" w:color="auto" w:fill="FFFFFF"/>
        <w:spacing w:after="0" w:line="240" w:lineRule="auto"/>
        <w:rPr>
          <w:rFonts w:ascii="Raleway" w:eastAsia="Times New Roman" w:hAnsi="Raleway" w:cs="Open Sans"/>
          <w:i/>
          <w:iCs/>
          <w:color w:val="FF0000"/>
          <w:lang w:eastAsia="nl-NL"/>
        </w:rPr>
      </w:pPr>
      <w:r w:rsidRPr="00652F33">
        <w:rPr>
          <w:rFonts w:ascii="Raleway" w:eastAsia="Times New Roman" w:hAnsi="Raleway" w:cs="Open Sans"/>
          <w:i/>
          <w:iCs/>
          <w:color w:val="FF0000"/>
          <w:lang w:eastAsia="nl-NL"/>
        </w:rPr>
        <w:t>Formuleer dit dan zelf. Laat zien dat je de wensen van je opdrachtgever begrijpt;</w:t>
      </w:r>
    </w:p>
    <w:p w14:paraId="4A05D44A" w14:textId="441961F9" w:rsidR="00887E08" w:rsidRPr="008A29F6" w:rsidRDefault="00652F33" w:rsidP="008A29F6">
      <w:pPr>
        <w:numPr>
          <w:ilvl w:val="0"/>
          <w:numId w:val="26"/>
        </w:numPr>
        <w:shd w:val="clear" w:color="auto" w:fill="FFFFFF"/>
        <w:spacing w:after="0" w:line="240" w:lineRule="auto"/>
        <w:rPr>
          <w:rFonts w:ascii="Raleway" w:eastAsia="Times New Roman" w:hAnsi="Raleway" w:cs="Open Sans"/>
          <w:i/>
          <w:iCs/>
          <w:color w:val="808080" w:themeColor="background1" w:themeShade="80"/>
          <w:lang w:eastAsia="nl-NL"/>
        </w:rPr>
      </w:pPr>
      <w:r w:rsidRPr="00652F33">
        <w:rPr>
          <w:rFonts w:ascii="Raleway" w:eastAsia="Times New Roman" w:hAnsi="Raleway" w:cs="Open Sans"/>
          <w:i/>
          <w:iCs/>
          <w:color w:val="808080" w:themeColor="background1" w:themeShade="80"/>
          <w:lang w:eastAsia="nl-NL"/>
        </w:rPr>
        <w:t>Gemakkelijk te leren, gemakkelijk te bereiken, voor ondernemers,</w:t>
      </w:r>
      <w:r>
        <w:rPr>
          <w:rFonts w:ascii="Raleway" w:eastAsia="Times New Roman" w:hAnsi="Raleway" w:cs="Open Sans"/>
          <w:i/>
          <w:iCs/>
          <w:color w:val="808080" w:themeColor="background1" w:themeShade="80"/>
          <w:lang w:eastAsia="nl-NL"/>
        </w:rPr>
        <w:br/>
      </w:r>
    </w:p>
    <w:p w14:paraId="3B6308C9" w14:textId="044D8721" w:rsidR="008A29F6" w:rsidRPr="00652F33" w:rsidRDefault="008A29F6" w:rsidP="008A29F6">
      <w:pPr>
        <w:numPr>
          <w:ilvl w:val="0"/>
          <w:numId w:val="26"/>
        </w:numPr>
        <w:shd w:val="clear" w:color="auto" w:fill="FFFFFF"/>
        <w:spacing w:after="0" w:line="240" w:lineRule="auto"/>
        <w:rPr>
          <w:rFonts w:ascii="Raleway" w:eastAsia="Times New Roman" w:hAnsi="Raleway" w:cs="Open Sans"/>
          <w:i/>
          <w:iCs/>
          <w:color w:val="FF0000"/>
          <w:lang w:eastAsia="nl-NL"/>
        </w:rPr>
      </w:pPr>
      <w:r w:rsidRPr="00652F33">
        <w:rPr>
          <w:rFonts w:ascii="Raleway" w:eastAsia="Times New Roman" w:hAnsi="Raleway" w:cs="Open Sans"/>
          <w:i/>
          <w:iCs/>
          <w:color w:val="FF0000"/>
          <w:lang w:eastAsia="nl-NL"/>
        </w:rPr>
        <w:t>Wat jouw plan is om daar te komen;</w:t>
      </w:r>
    </w:p>
    <w:p w14:paraId="7F575FF6" w14:textId="4DF15E49" w:rsidR="00652F33" w:rsidRPr="008A29F6" w:rsidRDefault="00652F33" w:rsidP="008A29F6">
      <w:pPr>
        <w:numPr>
          <w:ilvl w:val="0"/>
          <w:numId w:val="26"/>
        </w:numPr>
        <w:shd w:val="clear" w:color="auto" w:fill="FFFFFF"/>
        <w:spacing w:after="0" w:line="240" w:lineRule="auto"/>
        <w:rPr>
          <w:rFonts w:ascii="Raleway" w:eastAsia="Times New Roman" w:hAnsi="Raleway" w:cs="Open Sans"/>
          <w:i/>
          <w:iCs/>
          <w:color w:val="808080" w:themeColor="background1" w:themeShade="80"/>
          <w:lang w:eastAsia="nl-NL"/>
        </w:rPr>
      </w:pPr>
      <w:r w:rsidRPr="00652F33">
        <w:rPr>
          <w:rFonts w:ascii="Raleway" w:eastAsia="Times New Roman" w:hAnsi="Raleway" w:cs="Open Sans"/>
          <w:i/>
          <w:iCs/>
          <w:color w:val="808080" w:themeColor="background1" w:themeShade="80"/>
          <w:lang w:eastAsia="nl-NL"/>
        </w:rPr>
        <w:t>Onderzoek, brainstorm met de opdrachtgever en test verschillende scenario's</w:t>
      </w:r>
      <w:r>
        <w:rPr>
          <w:rFonts w:ascii="Raleway" w:eastAsia="Times New Roman" w:hAnsi="Raleway" w:cs="Open Sans"/>
          <w:i/>
          <w:iCs/>
          <w:color w:val="808080" w:themeColor="background1" w:themeShade="80"/>
          <w:lang w:eastAsia="nl-NL"/>
        </w:rPr>
        <w:br/>
      </w:r>
    </w:p>
    <w:p w14:paraId="6154DF49" w14:textId="7ABFE6F5" w:rsidR="008A29F6" w:rsidRPr="00652F33" w:rsidRDefault="008A29F6" w:rsidP="008A29F6">
      <w:pPr>
        <w:numPr>
          <w:ilvl w:val="0"/>
          <w:numId w:val="26"/>
        </w:numPr>
        <w:shd w:val="clear" w:color="auto" w:fill="FFFFFF"/>
        <w:spacing w:after="0" w:line="240" w:lineRule="auto"/>
        <w:rPr>
          <w:rFonts w:ascii="Raleway" w:eastAsia="Times New Roman" w:hAnsi="Raleway" w:cs="Open Sans"/>
          <w:i/>
          <w:iCs/>
          <w:color w:val="FF0000"/>
          <w:lang w:eastAsia="nl-NL"/>
        </w:rPr>
      </w:pPr>
      <w:r w:rsidRPr="00652F33">
        <w:rPr>
          <w:rFonts w:ascii="Raleway" w:eastAsia="Times New Roman" w:hAnsi="Raleway" w:cs="Open Sans"/>
          <w:i/>
          <w:iCs/>
          <w:color w:val="FF0000"/>
          <w:lang w:eastAsia="nl-NL"/>
        </w:rPr>
        <w:t>Wat je vanuit jouw professie ziet als mogelijke risico’s&gt;</w:t>
      </w:r>
    </w:p>
    <w:p w14:paraId="02E89C7C" w14:textId="469B07B3" w:rsidR="00652F33" w:rsidRPr="008A29F6" w:rsidRDefault="00652F33" w:rsidP="008A29F6">
      <w:pPr>
        <w:numPr>
          <w:ilvl w:val="0"/>
          <w:numId w:val="26"/>
        </w:numPr>
        <w:shd w:val="clear" w:color="auto" w:fill="FFFFFF"/>
        <w:spacing w:after="0" w:line="240" w:lineRule="auto"/>
        <w:rPr>
          <w:rFonts w:ascii="Raleway" w:eastAsia="Times New Roman" w:hAnsi="Raleway" w:cs="Open Sans"/>
          <w:i/>
          <w:iCs/>
          <w:color w:val="808080" w:themeColor="background1" w:themeShade="80"/>
          <w:lang w:eastAsia="nl-NL"/>
        </w:rPr>
      </w:pPr>
      <w:r w:rsidRPr="00652F33">
        <w:rPr>
          <w:rFonts w:ascii="Raleway" w:eastAsia="Times New Roman" w:hAnsi="Raleway" w:cs="Open Sans"/>
          <w:i/>
          <w:iCs/>
          <w:color w:val="808080" w:themeColor="background1" w:themeShade="80"/>
          <w:lang w:eastAsia="nl-NL"/>
        </w:rPr>
        <w:t>DataLeaks, misbruik van de informatikkon die in de applicatie wordt gegeven</w:t>
      </w:r>
      <w:r>
        <w:rPr>
          <w:rFonts w:ascii="Raleway" w:eastAsia="Times New Roman" w:hAnsi="Raleway" w:cs="Open Sans"/>
          <w:i/>
          <w:iCs/>
          <w:color w:val="808080" w:themeColor="background1" w:themeShade="80"/>
          <w:lang w:eastAsia="nl-NL"/>
        </w:rPr>
        <w:br/>
      </w:r>
    </w:p>
    <w:p w14:paraId="1F555317" w14:textId="77777777" w:rsidR="008A29F6" w:rsidRPr="008A29F6" w:rsidRDefault="008A29F6" w:rsidP="008A29F6">
      <w:pPr>
        <w:rPr>
          <w:rFonts w:ascii="Raleway" w:hAnsi="Raleway"/>
        </w:rPr>
      </w:pPr>
    </w:p>
    <w:p w14:paraId="118AA466" w14:textId="77777777" w:rsidR="008A29F6" w:rsidRPr="008A29F6" w:rsidRDefault="008A29F6" w:rsidP="008A29F6"/>
    <w:p w14:paraId="2A986C95" w14:textId="77777777" w:rsidR="005D456A" w:rsidRDefault="005D456A" w:rsidP="00C5567F">
      <w:pPr>
        <w:pStyle w:val="Kop1"/>
        <w:rPr>
          <w:rFonts w:ascii="Raleway" w:hAnsi="Raleway"/>
          <w:b/>
          <w:bCs/>
          <w:color w:val="EC644A"/>
        </w:rPr>
      </w:pPr>
    </w:p>
    <w:p w14:paraId="5B5D9F72" w14:textId="0AA6585C" w:rsidR="00C821D7" w:rsidRPr="00C5567F" w:rsidRDefault="00C821D7" w:rsidP="005D456A">
      <w:pPr>
        <w:pStyle w:val="Kop1"/>
        <w:jc w:val="left"/>
        <w:rPr>
          <w:rFonts w:ascii="Raleway" w:eastAsiaTheme="minorHAnsi" w:hAnsi="Raleway" w:cstheme="minorBidi"/>
          <w:b/>
          <w:bCs/>
          <w:sz w:val="22"/>
          <w:szCs w:val="22"/>
        </w:rPr>
      </w:pPr>
      <w:r w:rsidRPr="00C5567F">
        <w:rPr>
          <w:rFonts w:ascii="Raleway" w:hAnsi="Raleway"/>
          <w:b/>
          <w:bCs/>
        </w:rPr>
        <w:br w:type="page"/>
      </w:r>
    </w:p>
    <w:p w14:paraId="54F53342" w14:textId="69D2E9BB" w:rsidR="005B2E47" w:rsidRPr="009C7216" w:rsidRDefault="00022DA0" w:rsidP="003D1EC8">
      <w:pPr>
        <w:pStyle w:val="Kop1"/>
        <w:jc w:val="left"/>
        <w:rPr>
          <w:rFonts w:ascii="Raleway" w:hAnsi="Raleway"/>
          <w:b/>
          <w:bCs/>
          <w:iCs/>
          <w:color w:val="EC644A"/>
        </w:rPr>
      </w:pPr>
      <w:bookmarkStart w:id="85" w:name="_Toc153523481"/>
      <w:r w:rsidRPr="009C7216">
        <w:rPr>
          <w:rFonts w:ascii="Raleway" w:hAnsi="Raleway"/>
          <w:b/>
          <w:bCs/>
          <w:noProof/>
          <w:color w:val="EC644A"/>
        </w:rPr>
        <w:lastRenderedPageBreak/>
        <w:drawing>
          <wp:anchor distT="0" distB="0" distL="114300" distR="114300" simplePos="0" relativeHeight="251648512" behindDoc="1" locked="0" layoutInCell="1" allowOverlap="1" wp14:anchorId="6CF9CC3F" wp14:editId="4077D8BE">
            <wp:simplePos x="0" y="0"/>
            <wp:positionH relativeFrom="column">
              <wp:posOffset>3426672</wp:posOffset>
            </wp:positionH>
            <wp:positionV relativeFrom="paragraph">
              <wp:posOffset>-366818</wp:posOffset>
            </wp:positionV>
            <wp:extent cx="2641600" cy="1982074"/>
            <wp:effectExtent l="0" t="0" r="0" b="0"/>
            <wp:wrapNone/>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1600" cy="1982074"/>
                    </a:xfrm>
                    <a:prstGeom prst="rect">
                      <a:avLst/>
                    </a:prstGeom>
                  </pic:spPr>
                </pic:pic>
              </a:graphicData>
            </a:graphic>
            <wp14:sizeRelH relativeFrom="page">
              <wp14:pctWidth>0</wp14:pctWidth>
            </wp14:sizeRelH>
            <wp14:sizeRelV relativeFrom="page">
              <wp14:pctHeight>0</wp14:pctHeight>
            </wp14:sizeRelV>
          </wp:anchor>
        </w:drawing>
      </w:r>
      <w:r w:rsidR="00902BC7" w:rsidRPr="009C7216">
        <w:rPr>
          <w:rFonts w:ascii="Raleway" w:hAnsi="Raleway"/>
          <w:b/>
          <w:bCs/>
          <w:color w:val="EC644A"/>
        </w:rPr>
        <w:t>Projectplan</w:t>
      </w:r>
      <w:bookmarkEnd w:id="85"/>
    </w:p>
    <w:p w14:paraId="6F990D79" w14:textId="1C61558B" w:rsidR="005B2E47" w:rsidRPr="00F72224" w:rsidRDefault="005B2E47" w:rsidP="005B2E47">
      <w:pPr>
        <w:pStyle w:val="Default"/>
        <w:jc w:val="center"/>
        <w:rPr>
          <w:rFonts w:ascii="Raleway" w:hAnsi="Raleway" w:cstheme="minorHAnsi"/>
          <w:iCs/>
          <w:color w:val="auto"/>
        </w:rPr>
      </w:pPr>
    </w:p>
    <w:p w14:paraId="64638EF3" w14:textId="522CEE3F" w:rsidR="005B2E47" w:rsidRPr="00F72224" w:rsidRDefault="005B2E47" w:rsidP="005B2E47">
      <w:pPr>
        <w:pStyle w:val="Default"/>
        <w:jc w:val="center"/>
        <w:rPr>
          <w:rFonts w:ascii="Raleway" w:hAnsi="Raleway" w:cstheme="minorHAnsi"/>
          <w:iCs/>
          <w:color w:val="auto"/>
        </w:rPr>
      </w:pPr>
    </w:p>
    <w:p w14:paraId="154266B2" w14:textId="1B34A9E4" w:rsidR="005B2E47" w:rsidRPr="00F72224" w:rsidRDefault="005B2E47" w:rsidP="005B2E47">
      <w:pPr>
        <w:pStyle w:val="Default"/>
        <w:jc w:val="center"/>
        <w:rPr>
          <w:rFonts w:ascii="Raleway" w:hAnsi="Raleway" w:cstheme="minorHAnsi"/>
          <w:iCs/>
          <w:color w:val="auto"/>
        </w:rPr>
      </w:pPr>
    </w:p>
    <w:p w14:paraId="2282FC12" w14:textId="15E01C15" w:rsidR="005B2E47" w:rsidRPr="00F72224" w:rsidRDefault="005B2E47" w:rsidP="005B2E47">
      <w:pPr>
        <w:pStyle w:val="Default"/>
        <w:jc w:val="center"/>
        <w:rPr>
          <w:rFonts w:ascii="Raleway" w:hAnsi="Raleway" w:cstheme="minorHAnsi"/>
          <w:iCs/>
          <w:color w:val="auto"/>
        </w:rPr>
      </w:pPr>
    </w:p>
    <w:p w14:paraId="63AF4D24" w14:textId="77777777" w:rsidR="00F50609" w:rsidRPr="00F734B0" w:rsidRDefault="00F50609" w:rsidP="00F50609">
      <w:pPr>
        <w:rPr>
          <w:rFonts w:ascii="Raleway" w:hAnsi="Raleway" w:cstheme="minorHAnsi"/>
          <w:i/>
          <w:sz w:val="24"/>
          <w:szCs w:val="24"/>
          <w:highlight w:val="lightGray"/>
        </w:rPr>
      </w:pPr>
      <w:bookmarkStart w:id="86" w:name="_Toc440027440"/>
      <w:bookmarkStart w:id="87" w:name="_Toc481998170"/>
    </w:p>
    <w:p w14:paraId="33038C80" w14:textId="537BB403" w:rsidR="00F50609" w:rsidRPr="009C7216" w:rsidRDefault="00F50609" w:rsidP="00672D37">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Inleiding</w:t>
      </w:r>
    </w:p>
    <w:p w14:paraId="080E9F7A" w14:textId="77777777" w:rsidR="00164F8D" w:rsidRPr="00164F8D" w:rsidRDefault="00335E34" w:rsidP="00164F8D">
      <w:pPr>
        <w:rPr>
          <w:rFonts w:ascii="Raleway" w:hAnsi="Raleway" w:cstheme="minorHAnsi"/>
          <w:i/>
          <w:color w:val="808080" w:themeColor="background1" w:themeShade="80"/>
        </w:rPr>
      </w:pPr>
      <w:r w:rsidRPr="00FA16C6">
        <w:rPr>
          <w:rFonts w:ascii="Raleway" w:hAnsi="Raleway" w:cstheme="minorHAnsi"/>
          <w:i/>
          <w:color w:val="FF0000"/>
        </w:rPr>
        <w:t>&lt;</w:t>
      </w:r>
      <w:r w:rsidR="00F50609" w:rsidRPr="00FA16C6">
        <w:rPr>
          <w:rFonts w:ascii="Raleway" w:hAnsi="Raleway" w:cstheme="minorHAnsi"/>
          <w:i/>
          <w:color w:val="FF0000"/>
        </w:rPr>
        <w:t>In de inleiding van het projectplan komt te staan voor welk bedrijf een applicatie wordt gemaakt, wat het bedrijf globaal doet en hoe de opdracht is verworven. Uiteraard kunnen hier nog andere onderwerpen aan toegevoegd worden. De lezer moet begrijpen wat de context van het project wordt. Dit is nodig voor het begrip bij verdere lezing.</w:t>
      </w:r>
      <w:r w:rsidRPr="00FA16C6">
        <w:rPr>
          <w:rFonts w:ascii="Raleway" w:hAnsi="Raleway" w:cstheme="minorHAnsi"/>
          <w:i/>
          <w:color w:val="FF0000"/>
        </w:rPr>
        <w:t>&gt;</w:t>
      </w:r>
      <w:r w:rsidR="00164F8D">
        <w:rPr>
          <w:rFonts w:ascii="Raleway" w:hAnsi="Raleway" w:cstheme="minorHAnsi"/>
          <w:i/>
          <w:color w:val="808080" w:themeColor="background1" w:themeShade="80"/>
        </w:rPr>
        <w:br/>
      </w:r>
      <w:r w:rsidR="00164F8D">
        <w:rPr>
          <w:rFonts w:ascii="Raleway" w:hAnsi="Raleway" w:cstheme="minorHAnsi"/>
          <w:i/>
          <w:color w:val="808080" w:themeColor="background1" w:themeShade="80"/>
        </w:rPr>
        <w:br/>
      </w:r>
      <w:r w:rsidR="00164F8D" w:rsidRPr="00164F8D">
        <w:rPr>
          <w:rFonts w:ascii="Raleway" w:hAnsi="Raleway" w:cstheme="minorHAnsi"/>
          <w:i/>
          <w:color w:val="808080" w:themeColor="background1" w:themeShade="80"/>
        </w:rPr>
        <w:t>wij hebben een opdracht gekregen van PVO-Limburg</w:t>
      </w:r>
    </w:p>
    <w:p w14:paraId="3408BC40" w14:textId="77777777" w:rsidR="00164F8D" w:rsidRPr="00164F8D" w:rsidRDefault="00164F8D" w:rsidP="00164F8D">
      <w:pPr>
        <w:rPr>
          <w:rFonts w:ascii="Raleway" w:hAnsi="Raleway" w:cstheme="minorHAnsi"/>
          <w:i/>
          <w:color w:val="808080" w:themeColor="background1" w:themeShade="80"/>
        </w:rPr>
      </w:pPr>
      <w:r w:rsidRPr="00164F8D">
        <w:rPr>
          <w:rFonts w:ascii="Raleway" w:hAnsi="Raleway" w:cstheme="minorHAnsi"/>
          <w:i/>
          <w:color w:val="808080" w:themeColor="background1" w:themeShade="80"/>
        </w:rPr>
        <w:t>Ze zijn een proactief bedrijf dat gespecialiseerd is in veiligheidsversterkers, in deze opdracht kregen we de taak om een ​​platform te bouwen voor MKB-ondernemrs die op een gemakkelijke en "op eigen tempo" manier kunnen leren over cybersecurity</w:t>
      </w:r>
    </w:p>
    <w:p w14:paraId="4E2AAE2E" w14:textId="77777777" w:rsidR="00164F8D" w:rsidRPr="00164F8D" w:rsidRDefault="00164F8D" w:rsidP="00164F8D">
      <w:pPr>
        <w:rPr>
          <w:rFonts w:ascii="Raleway" w:hAnsi="Raleway" w:cstheme="minorHAnsi"/>
          <w:i/>
          <w:color w:val="808080" w:themeColor="background1" w:themeShade="80"/>
        </w:rPr>
      </w:pPr>
    </w:p>
    <w:p w14:paraId="5668E6C3" w14:textId="77777777" w:rsidR="00164F8D" w:rsidRPr="00164F8D" w:rsidRDefault="00164F8D" w:rsidP="00164F8D">
      <w:pPr>
        <w:rPr>
          <w:rFonts w:ascii="Raleway" w:hAnsi="Raleway" w:cstheme="minorHAnsi"/>
          <w:i/>
          <w:color w:val="808080" w:themeColor="background1" w:themeShade="80"/>
        </w:rPr>
      </w:pPr>
      <w:r w:rsidRPr="00164F8D">
        <w:rPr>
          <w:rFonts w:ascii="Raleway" w:hAnsi="Raleway" w:cstheme="minorHAnsi"/>
          <w:i/>
          <w:color w:val="808080" w:themeColor="background1" w:themeShade="80"/>
        </w:rPr>
        <w:t>Wij als groep 14 wilden een Windows-applicatie en een browserapplicatie maken die dezelfde database zullen hebben, dus waar je ook bent, je kunt leren</w:t>
      </w:r>
    </w:p>
    <w:p w14:paraId="1169AEB2" w14:textId="77777777" w:rsidR="00164F8D" w:rsidRPr="00164F8D" w:rsidRDefault="00164F8D" w:rsidP="00164F8D">
      <w:pPr>
        <w:rPr>
          <w:rFonts w:ascii="Raleway" w:hAnsi="Raleway" w:cstheme="minorHAnsi"/>
          <w:i/>
          <w:color w:val="808080" w:themeColor="background1" w:themeShade="80"/>
        </w:rPr>
      </w:pPr>
    </w:p>
    <w:p w14:paraId="7968408D" w14:textId="1E5F8CB4" w:rsidR="00F50609" w:rsidRPr="00F72224" w:rsidRDefault="00164F8D" w:rsidP="00164F8D">
      <w:pPr>
        <w:rPr>
          <w:rFonts w:ascii="Raleway" w:hAnsi="Raleway" w:cstheme="minorHAnsi"/>
          <w:i/>
          <w:color w:val="808080" w:themeColor="background1" w:themeShade="80"/>
        </w:rPr>
      </w:pPr>
      <w:r w:rsidRPr="00164F8D">
        <w:rPr>
          <w:rFonts w:ascii="Raleway" w:hAnsi="Raleway" w:cstheme="minorHAnsi"/>
          <w:i/>
          <w:color w:val="808080" w:themeColor="background1" w:themeShade="80"/>
        </w:rPr>
        <w:t>Naast deze twee applicaties werden we gevraagd om een ​​"eyecatcher" te maken, zodat wanneer PVO-Limburg een evenement houdt, deze voor iedereen toegankelijk kan zijn. Met dit in gedachten hebben we een webapp gemaakt die alleen voor mobiel toegankelijk is, zodat iedereen een QR-code kan scannen en bezoek de app en krijg een voorproefje of een soort "Test je kennis" -ervaring</w:t>
      </w:r>
    </w:p>
    <w:p w14:paraId="2073B64E" w14:textId="1D35F058" w:rsidR="00C166ED" w:rsidRPr="00F72224" w:rsidRDefault="002A75D4" w:rsidP="00F50609">
      <w:pPr>
        <w:rPr>
          <w:rFonts w:ascii="Raleway" w:hAnsi="Raleway" w:cstheme="minorHAnsi"/>
          <w:i/>
          <w:color w:val="808080" w:themeColor="background1" w:themeShade="80"/>
        </w:rPr>
      </w:pPr>
      <w:ins w:id="88" w:author="Tamara Rouette / PVO Limburg" w:date="2024-04-25T10:42:00Z">
        <w:r>
          <w:rPr>
            <w:rFonts w:ascii="Raleway" w:hAnsi="Raleway" w:cstheme="minorHAnsi"/>
            <w:i/>
            <w:color w:val="808080" w:themeColor="background1" w:themeShade="80"/>
          </w:rPr>
          <w:t xml:space="preserve">Zou deze iets zakelijker formuleren. </w:t>
        </w:r>
        <w:r w:rsidR="00BE01ED">
          <w:rPr>
            <w:rFonts w:ascii="Raleway" w:hAnsi="Raleway" w:cstheme="minorHAnsi"/>
            <w:i/>
            <w:color w:val="808080" w:themeColor="background1" w:themeShade="80"/>
          </w:rPr>
          <w:t xml:space="preserve">Inhoud is goed. </w:t>
        </w:r>
      </w:ins>
    </w:p>
    <w:p w14:paraId="657A52FD" w14:textId="44FE23EE" w:rsidR="00F50609" w:rsidRPr="009C7216" w:rsidRDefault="00F50609" w:rsidP="00672D37">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Doelstellingen</w:t>
      </w:r>
    </w:p>
    <w:p w14:paraId="20CE9685" w14:textId="4373811A" w:rsidR="00F50609" w:rsidRPr="009316AA" w:rsidRDefault="00335E34" w:rsidP="00F50609">
      <w:pPr>
        <w:rPr>
          <w:rFonts w:ascii="Raleway" w:hAnsi="Raleway" w:cstheme="minorHAnsi"/>
          <w:i/>
          <w:color w:val="FF0000"/>
        </w:rPr>
      </w:pPr>
      <w:r w:rsidRPr="009316AA">
        <w:rPr>
          <w:rFonts w:ascii="Raleway" w:hAnsi="Raleway" w:cstheme="minorHAnsi"/>
          <w:i/>
          <w:color w:val="FF0000"/>
        </w:rPr>
        <w:t>&lt;</w:t>
      </w:r>
      <w:r w:rsidR="00F50609" w:rsidRPr="009316AA">
        <w:rPr>
          <w:rFonts w:ascii="Raleway" w:hAnsi="Raleway" w:cstheme="minorHAnsi"/>
          <w:i/>
          <w:color w:val="FF0000"/>
        </w:rPr>
        <w:t>Onder de doelstellingen komen alle projectdoelstellingen te staan die uit de opdracht blijken. De doelstellingen zijn de hogere doelen van het project en een korte vertaling naar de oplossing.</w:t>
      </w:r>
      <w:r w:rsidRPr="009316AA">
        <w:rPr>
          <w:rFonts w:ascii="Raleway" w:hAnsi="Raleway" w:cstheme="minorHAnsi"/>
          <w:i/>
          <w:color w:val="FF0000"/>
        </w:rPr>
        <w:t>&gt;</w:t>
      </w:r>
    </w:p>
    <w:p w14:paraId="1A021131" w14:textId="3839DEDE" w:rsidR="009316AA" w:rsidRPr="009316AA" w:rsidRDefault="00413FBA" w:rsidP="00413FBA">
      <w:pPr>
        <w:rPr>
          <w:rFonts w:ascii="Raleway" w:hAnsi="Raleway" w:cstheme="minorHAnsi"/>
          <w:i/>
          <w:color w:val="808080" w:themeColor="background1" w:themeShade="80"/>
        </w:rPr>
      </w:pPr>
      <w:r w:rsidRPr="00413FBA">
        <w:rPr>
          <w:rFonts w:ascii="Raleway" w:hAnsi="Raleway" w:cstheme="minorHAnsi"/>
          <w:i/>
          <w:color w:val="808080" w:themeColor="background1" w:themeShade="80"/>
        </w:rPr>
        <w:t>Objectief</w:t>
      </w:r>
      <w:r>
        <w:rPr>
          <w:rFonts w:ascii="Raleway" w:hAnsi="Raleway" w:cstheme="minorHAnsi"/>
          <w:i/>
          <w:color w:val="808080" w:themeColor="background1" w:themeShade="80"/>
        </w:rPr>
        <w:t xml:space="preserve">(bedrijf) - </w:t>
      </w:r>
      <w:r w:rsidR="009316AA" w:rsidRPr="009316AA">
        <w:rPr>
          <w:rFonts w:ascii="Raleway" w:hAnsi="Raleway" w:cstheme="minorHAnsi"/>
          <w:i/>
          <w:color w:val="808080" w:themeColor="background1" w:themeShade="80"/>
        </w:rPr>
        <w:t xml:space="preserve">Kortom </w:t>
      </w:r>
      <w:ins w:id="89" w:author="Tamara Rouette / PVO Limburg" w:date="2024-04-25T10:43:00Z">
        <w:r w:rsidR="00BE01ED">
          <w:rPr>
            <w:rFonts w:ascii="Raleway" w:hAnsi="Raleway" w:cstheme="minorHAnsi"/>
            <w:i/>
            <w:color w:val="808080" w:themeColor="background1" w:themeShade="80"/>
          </w:rPr>
          <w:t>h</w:t>
        </w:r>
      </w:ins>
      <w:del w:id="90" w:author="Tamara Rouette / PVO Limburg" w:date="2024-04-25T10:43:00Z">
        <w:r w:rsidR="009316AA" w:rsidRPr="009316AA" w:rsidDel="00BE01ED">
          <w:rPr>
            <w:rFonts w:ascii="Raleway" w:hAnsi="Raleway" w:cstheme="minorHAnsi"/>
            <w:i/>
            <w:color w:val="808080" w:themeColor="background1" w:themeShade="80"/>
          </w:rPr>
          <w:delText>H</w:delText>
        </w:r>
      </w:del>
      <w:r w:rsidR="009316AA" w:rsidRPr="009316AA">
        <w:rPr>
          <w:rFonts w:ascii="Raleway" w:hAnsi="Raleway" w:cstheme="minorHAnsi"/>
          <w:i/>
          <w:color w:val="808080" w:themeColor="background1" w:themeShade="80"/>
        </w:rPr>
        <w:t>et doel van deze opdracht is het bewustzijn en het leren van cybe</w:t>
      </w:r>
      <w:del w:id="91" w:author="Tamara Rouette / PVO Limburg" w:date="2024-04-25T10:43:00Z">
        <w:r w:rsidR="009316AA" w:rsidRPr="009316AA" w:rsidDel="00644512">
          <w:rPr>
            <w:rFonts w:ascii="Raleway" w:hAnsi="Raleway" w:cstheme="minorHAnsi"/>
            <w:i/>
            <w:color w:val="808080" w:themeColor="background1" w:themeShade="80"/>
          </w:rPr>
          <w:delText>rbehandelingen</w:delText>
        </w:r>
      </w:del>
      <w:r w:rsidR="009316AA" w:rsidRPr="009316AA">
        <w:rPr>
          <w:rFonts w:ascii="Raleway" w:hAnsi="Raleway" w:cstheme="minorHAnsi"/>
          <w:i/>
          <w:color w:val="808080" w:themeColor="background1" w:themeShade="80"/>
        </w:rPr>
        <w:t xml:space="preserve"> voor eigenaren van kleine bedrijven</w:t>
      </w:r>
      <w:r w:rsidR="009316AA">
        <w:rPr>
          <w:rFonts w:ascii="Raleway" w:hAnsi="Raleway" w:cstheme="minorHAnsi"/>
          <w:i/>
          <w:color w:val="808080" w:themeColor="background1" w:themeShade="80"/>
        </w:rPr>
        <w:t>.</w:t>
      </w:r>
      <w:r>
        <w:rPr>
          <w:rFonts w:ascii="Raleway" w:hAnsi="Raleway" w:cstheme="minorHAnsi"/>
          <w:i/>
          <w:color w:val="808080" w:themeColor="background1" w:themeShade="80"/>
        </w:rPr>
        <w:br/>
      </w:r>
      <w:r>
        <w:rPr>
          <w:rFonts w:ascii="Raleway" w:hAnsi="Raleway" w:cstheme="minorHAnsi"/>
          <w:i/>
          <w:color w:val="808080" w:themeColor="background1" w:themeShade="80"/>
        </w:rPr>
        <w:br/>
      </w:r>
      <w:r w:rsidRPr="00413FBA">
        <w:rPr>
          <w:rFonts w:ascii="Raleway" w:hAnsi="Raleway" w:cstheme="minorHAnsi"/>
          <w:i/>
          <w:color w:val="808080" w:themeColor="background1" w:themeShade="80"/>
        </w:rPr>
        <w:t>Objectief</w:t>
      </w:r>
      <w:r>
        <w:rPr>
          <w:rFonts w:ascii="Raleway" w:hAnsi="Raleway" w:cstheme="minorHAnsi"/>
          <w:i/>
          <w:color w:val="808080" w:themeColor="background1" w:themeShade="80"/>
        </w:rPr>
        <w:t>(m</w:t>
      </w:r>
      <w:r w:rsidRPr="00413FBA">
        <w:rPr>
          <w:rFonts w:ascii="Raleway" w:hAnsi="Raleway" w:cstheme="minorHAnsi"/>
          <w:i/>
          <w:color w:val="808080" w:themeColor="background1" w:themeShade="80"/>
        </w:rPr>
        <w:t xml:space="preserve">ijn </w:t>
      </w:r>
      <w:r>
        <w:rPr>
          <w:rFonts w:ascii="Raleway" w:hAnsi="Raleway" w:cstheme="minorHAnsi"/>
          <w:i/>
          <w:color w:val="808080" w:themeColor="background1" w:themeShade="80"/>
        </w:rPr>
        <w:t>z</w:t>
      </w:r>
      <w:r w:rsidRPr="00413FBA">
        <w:rPr>
          <w:rFonts w:ascii="Raleway" w:hAnsi="Raleway" w:cstheme="minorHAnsi"/>
          <w:i/>
          <w:color w:val="808080" w:themeColor="background1" w:themeShade="80"/>
        </w:rPr>
        <w:t>elf</w:t>
      </w:r>
      <w:r>
        <w:rPr>
          <w:rFonts w:ascii="Raleway" w:hAnsi="Raleway" w:cstheme="minorHAnsi"/>
          <w:i/>
          <w:color w:val="808080" w:themeColor="background1" w:themeShade="80"/>
        </w:rPr>
        <w:t xml:space="preserve">) - </w:t>
      </w:r>
      <w:r w:rsidRPr="00413FBA">
        <w:rPr>
          <w:rFonts w:ascii="Raleway" w:hAnsi="Raleway" w:cstheme="minorHAnsi"/>
          <w:i/>
          <w:color w:val="808080" w:themeColor="background1" w:themeShade="80"/>
        </w:rPr>
        <w:t>Om mijn vaardigheden op het gebied van softwareontwikkeling, communicatie en teamwerk te verbeteren, om een ​​nieuwe codeertaal en de basis van objectgeoriënteerd programmeren te leren</w:t>
      </w:r>
      <w:r>
        <w:rPr>
          <w:rFonts w:ascii="Raleway" w:hAnsi="Raleway" w:cstheme="minorHAnsi"/>
          <w:i/>
          <w:color w:val="808080" w:themeColor="background1" w:themeShade="80"/>
        </w:rPr>
        <w:t>.</w:t>
      </w:r>
      <w:r>
        <w:rPr>
          <w:rFonts w:ascii="Raleway" w:hAnsi="Raleway" w:cstheme="minorHAnsi"/>
          <w:i/>
          <w:color w:val="808080" w:themeColor="background1" w:themeShade="80"/>
        </w:rPr>
        <w:br/>
      </w:r>
      <w:r>
        <w:rPr>
          <w:rFonts w:ascii="Raleway" w:hAnsi="Raleway" w:cstheme="minorHAnsi"/>
          <w:i/>
          <w:color w:val="808080" w:themeColor="background1" w:themeShade="80"/>
        </w:rPr>
        <w:br/>
      </w:r>
      <w:r w:rsidRPr="00413FBA">
        <w:rPr>
          <w:rFonts w:ascii="Raleway" w:hAnsi="Raleway" w:cstheme="minorHAnsi"/>
          <w:i/>
          <w:color w:val="808080" w:themeColor="background1" w:themeShade="80"/>
        </w:rPr>
        <w:t>Oplossing</w:t>
      </w:r>
      <w:r>
        <w:rPr>
          <w:rFonts w:ascii="Raleway" w:hAnsi="Raleway" w:cstheme="minorHAnsi"/>
          <w:i/>
          <w:color w:val="808080" w:themeColor="background1" w:themeShade="80"/>
        </w:rPr>
        <w:t xml:space="preserve"> - </w:t>
      </w:r>
      <w:r w:rsidRPr="00413FBA">
        <w:rPr>
          <w:rFonts w:ascii="Raleway" w:hAnsi="Raleway" w:cstheme="minorHAnsi"/>
          <w:i/>
          <w:color w:val="808080" w:themeColor="background1" w:themeShade="80"/>
        </w:rPr>
        <w:t xml:space="preserve">We zullen een leerplatform creëren dat een niveausysteem en XP-systeem (motivatie) zal bevatten, we zullen het multiplatform maken zodat de gebruiker alle apparaten </w:t>
      </w:r>
      <w:del w:id="92" w:author="Tamara Rouette / PVO Limburg" w:date="2024-04-25T10:44:00Z">
        <w:r w:rsidRPr="00413FBA" w:rsidDel="00644512">
          <w:rPr>
            <w:rFonts w:ascii="Raleway" w:hAnsi="Raleway" w:cstheme="minorHAnsi"/>
            <w:i/>
            <w:color w:val="808080" w:themeColor="background1" w:themeShade="80"/>
          </w:rPr>
          <w:delText>in zijn of haar houding kan leren</w:delText>
        </w:r>
        <w:r w:rsidR="004A4F31" w:rsidDel="00644512">
          <w:rPr>
            <w:rFonts w:ascii="Raleway" w:hAnsi="Raleway" w:cstheme="minorHAnsi"/>
            <w:i/>
            <w:color w:val="808080" w:themeColor="background1" w:themeShade="80"/>
          </w:rPr>
          <w:delText>.</w:delText>
        </w:r>
      </w:del>
      <w:ins w:id="93" w:author="Tamara Rouette / PVO Limburg" w:date="2024-04-25T10:44:00Z">
        <w:r w:rsidR="00644512">
          <w:rPr>
            <w:rFonts w:ascii="Raleway" w:hAnsi="Raleway" w:cstheme="minorHAnsi"/>
            <w:i/>
            <w:color w:val="808080" w:themeColor="background1" w:themeShade="80"/>
          </w:rPr>
          <w:t xml:space="preserve">die hij/zij in bezit heeft de mogelijkheid biedt om te leren. </w:t>
        </w:r>
      </w:ins>
      <w:r w:rsidR="009316AA">
        <w:rPr>
          <w:rFonts w:ascii="Raleway" w:hAnsi="Raleway" w:cstheme="minorHAnsi"/>
          <w:i/>
          <w:color w:val="808080" w:themeColor="background1" w:themeShade="80"/>
        </w:rPr>
        <w:br/>
      </w:r>
      <w:r w:rsidR="009316AA">
        <w:rPr>
          <w:rFonts w:ascii="Raleway" w:hAnsi="Raleway" w:cstheme="minorHAnsi"/>
          <w:i/>
          <w:color w:val="808080" w:themeColor="background1" w:themeShade="80"/>
        </w:rPr>
        <w:br/>
      </w:r>
    </w:p>
    <w:p w14:paraId="466D1DA7" w14:textId="77777777" w:rsidR="00C166ED" w:rsidRPr="00F72224" w:rsidRDefault="00C166ED" w:rsidP="00F50609">
      <w:pPr>
        <w:rPr>
          <w:rFonts w:ascii="Raleway" w:hAnsi="Raleway" w:cstheme="minorHAnsi"/>
          <w:i/>
          <w:color w:val="808080" w:themeColor="background1" w:themeShade="80"/>
          <w:sz w:val="24"/>
          <w:szCs w:val="24"/>
        </w:rPr>
      </w:pPr>
    </w:p>
    <w:p w14:paraId="15F61E90" w14:textId="1FFBE5E4" w:rsidR="00F50609" w:rsidRPr="009C7216" w:rsidRDefault="00F50609" w:rsidP="00CD6DE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Betrokkenen</w:t>
      </w:r>
    </w:p>
    <w:p w14:paraId="15A4817A" w14:textId="422FE7AD" w:rsidR="00C166ED" w:rsidRPr="00F72224" w:rsidRDefault="00335E34" w:rsidP="00F50609">
      <w:pPr>
        <w:rPr>
          <w:rFonts w:ascii="Raleway" w:hAnsi="Raleway" w:cstheme="minorHAnsi"/>
          <w:i/>
          <w:color w:val="808080" w:themeColor="background1" w:themeShade="80"/>
          <w:sz w:val="24"/>
          <w:szCs w:val="24"/>
        </w:rPr>
      </w:pPr>
      <w:r w:rsidRPr="004A4F31">
        <w:rPr>
          <w:rFonts w:ascii="Raleway" w:hAnsi="Raleway" w:cstheme="minorHAnsi"/>
          <w:i/>
          <w:color w:val="FF0000"/>
        </w:rPr>
        <w:t>&lt;</w:t>
      </w:r>
      <w:r w:rsidR="00F50609" w:rsidRPr="004A4F31">
        <w:rPr>
          <w:rFonts w:ascii="Raleway" w:hAnsi="Raleway" w:cstheme="minorHAnsi"/>
          <w:i/>
          <w:color w:val="FF0000"/>
        </w:rPr>
        <w:t>Benoem in een lijst de personen die meewerken aan het project. Neem in deze lijst ook op hoe je contact houdt met de betrokkenen (e-mail, telefoon).</w:t>
      </w:r>
      <w:r w:rsidRPr="004A4F31">
        <w:rPr>
          <w:rFonts w:ascii="Raleway" w:hAnsi="Raleway" w:cstheme="minorHAnsi"/>
          <w:i/>
          <w:color w:val="FF0000"/>
        </w:rPr>
        <w:t>&gt;</w:t>
      </w:r>
      <w:r w:rsidR="004A4F31">
        <w:rPr>
          <w:rFonts w:ascii="Raleway" w:hAnsi="Raleway" w:cstheme="minorHAnsi"/>
          <w:i/>
          <w:color w:val="808080" w:themeColor="background1" w:themeShade="80"/>
        </w:rPr>
        <w:br/>
      </w:r>
      <w:r w:rsidR="004A4F31">
        <w:rPr>
          <w:rFonts w:ascii="Raleway" w:hAnsi="Raleway" w:cstheme="minorHAnsi"/>
          <w:i/>
          <w:color w:val="808080" w:themeColor="background1" w:themeShade="80"/>
        </w:rPr>
        <w:br/>
        <w:t>Tijl Pleuger – Op school, Whatsapp, Discord, Email.</w:t>
      </w:r>
      <w:r w:rsidR="004A4F31">
        <w:rPr>
          <w:rFonts w:ascii="Raleway" w:hAnsi="Raleway" w:cstheme="minorHAnsi"/>
          <w:i/>
          <w:color w:val="808080" w:themeColor="background1" w:themeShade="80"/>
        </w:rPr>
        <w:br/>
        <w:t xml:space="preserve">Tamara Routte - </w:t>
      </w:r>
      <w:r w:rsidR="004A4F31" w:rsidRPr="004A4F31">
        <w:rPr>
          <w:rFonts w:ascii="Raleway" w:hAnsi="Raleway" w:cstheme="minorHAnsi"/>
          <w:i/>
          <w:color w:val="808080" w:themeColor="background1" w:themeShade="80"/>
        </w:rPr>
        <w:t>Vergaderingen, e-mail</w:t>
      </w:r>
      <w:r w:rsidR="004A4F31">
        <w:rPr>
          <w:rFonts w:ascii="Raleway" w:hAnsi="Raleway" w:cstheme="minorHAnsi"/>
          <w:i/>
          <w:color w:val="808080" w:themeColor="background1" w:themeShade="80"/>
        </w:rPr>
        <w:t>.</w:t>
      </w:r>
      <w:r w:rsidR="004A4F31">
        <w:rPr>
          <w:rFonts w:ascii="Raleway" w:hAnsi="Raleway" w:cstheme="minorHAnsi"/>
          <w:i/>
          <w:color w:val="808080" w:themeColor="background1" w:themeShade="80"/>
          <w:sz w:val="24"/>
          <w:szCs w:val="24"/>
        </w:rPr>
        <w:br/>
      </w:r>
    </w:p>
    <w:p w14:paraId="641E04A3" w14:textId="77FFA69D" w:rsidR="00F50609" w:rsidRPr="009C7216" w:rsidRDefault="00F50609" w:rsidP="00CD6DE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Benodigdheden</w:t>
      </w:r>
    </w:p>
    <w:p w14:paraId="22F7D84A" w14:textId="72D5D57D" w:rsidR="00BF18AC" w:rsidRDefault="00335E34" w:rsidP="00F50609">
      <w:pPr>
        <w:rPr>
          <w:ins w:id="94" w:author="Tamara Rouette / PVO Limburg" w:date="2024-04-25T10:45:00Z"/>
          <w:rFonts w:ascii="Raleway" w:hAnsi="Raleway" w:cstheme="minorHAnsi"/>
          <w:i/>
          <w:color w:val="808080" w:themeColor="background1" w:themeShade="80"/>
        </w:rPr>
      </w:pPr>
      <w:r w:rsidRPr="004A4F31">
        <w:rPr>
          <w:rFonts w:ascii="Raleway" w:hAnsi="Raleway" w:cstheme="minorHAnsi"/>
          <w:i/>
          <w:color w:val="FF0000"/>
        </w:rPr>
        <w:t>&lt;</w:t>
      </w:r>
      <w:r w:rsidR="00F50609" w:rsidRPr="004A4F31">
        <w:rPr>
          <w:rFonts w:ascii="Raleway" w:hAnsi="Raleway" w:cstheme="minorHAnsi"/>
          <w:i/>
          <w:color w:val="FF0000"/>
        </w:rPr>
        <w:t>Benoem in een lijst welke middelen nodig zijn om de werkzaamheden binnen dit project te kunnen verrichten. In de lijst kunnen kantoorartikelen staan, hardware, software, beschikbare ruimtes en dergelijke. Belangrijk is om na te denken of je voor het ontwerp speciale voorzieningen nodig hebt. Dit kan bijvoorbeeld een tijdelijke database zijn.</w:t>
      </w:r>
      <w:r w:rsidRPr="004A4F31">
        <w:rPr>
          <w:rFonts w:ascii="Raleway" w:hAnsi="Raleway" w:cstheme="minorHAnsi"/>
          <w:i/>
          <w:color w:val="FF0000"/>
        </w:rPr>
        <w:t>&gt;</w:t>
      </w:r>
      <w:r w:rsidR="004A4F31">
        <w:rPr>
          <w:rFonts w:ascii="Raleway" w:hAnsi="Raleway" w:cstheme="minorHAnsi"/>
          <w:i/>
          <w:color w:val="808080" w:themeColor="background1" w:themeShade="80"/>
        </w:rPr>
        <w:br/>
      </w:r>
      <w:ins w:id="95" w:author="Tamara Rouette / PVO Limburg" w:date="2024-04-25T10:45:00Z">
        <w:r w:rsidR="00BF18AC">
          <w:rPr>
            <w:rFonts w:ascii="Raleway" w:hAnsi="Raleway" w:cstheme="minorHAnsi"/>
            <w:i/>
            <w:color w:val="808080" w:themeColor="background1" w:themeShade="80"/>
          </w:rPr>
          <w:t>Z</w:t>
        </w:r>
        <w:r w:rsidR="000131F3">
          <w:rPr>
            <w:rFonts w:ascii="Raleway" w:hAnsi="Raleway" w:cstheme="minorHAnsi"/>
            <w:i/>
            <w:color w:val="808080" w:themeColor="background1" w:themeShade="80"/>
          </w:rPr>
          <w:t>o</w:t>
        </w:r>
        <w:r w:rsidR="00BF18AC">
          <w:rPr>
            <w:rFonts w:ascii="Raleway" w:hAnsi="Raleway" w:cstheme="minorHAnsi"/>
            <w:i/>
            <w:color w:val="808080" w:themeColor="background1" w:themeShade="80"/>
          </w:rPr>
          <w:t>rg voor korte intro</w:t>
        </w:r>
        <w:r w:rsidR="000131F3">
          <w:rPr>
            <w:rFonts w:ascii="Raleway" w:hAnsi="Raleway" w:cstheme="minorHAnsi"/>
            <w:i/>
            <w:color w:val="808080" w:themeColor="background1" w:themeShade="80"/>
          </w:rPr>
          <w:t xml:space="preserve">’s. </w:t>
        </w:r>
      </w:ins>
    </w:p>
    <w:p w14:paraId="6219E6F7" w14:textId="6D55908C" w:rsidR="00F50609" w:rsidRPr="00F72224" w:rsidRDefault="00BF18AC" w:rsidP="00F50609">
      <w:pPr>
        <w:rPr>
          <w:rFonts w:ascii="Raleway" w:hAnsi="Raleway" w:cstheme="minorHAnsi"/>
          <w:i/>
          <w:color w:val="808080" w:themeColor="background1" w:themeShade="80"/>
        </w:rPr>
      </w:pPr>
      <w:ins w:id="96" w:author="Tamara Rouette / PVO Limburg" w:date="2024-04-25T10:45:00Z">
        <w:r>
          <w:rPr>
            <w:rFonts w:ascii="Raleway" w:hAnsi="Raleway" w:cstheme="minorHAnsi"/>
            <w:i/>
            <w:color w:val="808080" w:themeColor="background1" w:themeShade="80"/>
          </w:rPr>
          <w:t xml:space="preserve">Zaken die nodig zijn voor het project te realiseren zijn: </w:t>
        </w:r>
      </w:ins>
      <w:r w:rsidR="004A4F31">
        <w:rPr>
          <w:rFonts w:ascii="Raleway" w:hAnsi="Raleway" w:cstheme="minorHAnsi"/>
          <w:i/>
          <w:color w:val="808080" w:themeColor="background1" w:themeShade="80"/>
        </w:rPr>
        <w:br/>
        <w:t>Laptop/Desktop</w:t>
      </w:r>
      <w:r w:rsidR="004A4F31">
        <w:rPr>
          <w:rFonts w:ascii="Raleway" w:hAnsi="Raleway" w:cstheme="minorHAnsi"/>
          <w:i/>
          <w:color w:val="808080" w:themeColor="background1" w:themeShade="80"/>
        </w:rPr>
        <w:br/>
        <w:t>Mobiele Telefoon</w:t>
      </w:r>
      <w:r w:rsidR="004A4F31">
        <w:rPr>
          <w:rFonts w:ascii="Raleway" w:hAnsi="Raleway" w:cstheme="minorHAnsi"/>
          <w:i/>
          <w:color w:val="808080" w:themeColor="background1" w:themeShade="80"/>
        </w:rPr>
        <w:br/>
        <w:t>VSCode + plugins</w:t>
      </w:r>
      <w:r w:rsidR="004A4F31">
        <w:rPr>
          <w:rFonts w:ascii="Raleway" w:hAnsi="Raleway" w:cstheme="minorHAnsi"/>
          <w:i/>
          <w:color w:val="808080" w:themeColor="background1" w:themeShade="80"/>
        </w:rPr>
        <w:br/>
        <w:t>Visual Studio + NuGet Packages</w:t>
      </w:r>
      <w:r w:rsidR="004A4F31">
        <w:rPr>
          <w:rFonts w:ascii="Raleway" w:hAnsi="Raleway" w:cstheme="minorHAnsi"/>
          <w:i/>
          <w:color w:val="808080" w:themeColor="background1" w:themeShade="80"/>
        </w:rPr>
        <w:br/>
        <w:t>FireStore</w:t>
      </w:r>
      <w:r w:rsidR="004A4F31" w:rsidRPr="004A4F31">
        <w:rPr>
          <w:rFonts w:ascii="Raleway" w:hAnsi="Raleway" w:cstheme="minorHAnsi"/>
          <w:i/>
          <w:color w:val="AEAAAA" w:themeColor="background2" w:themeShade="BF"/>
        </w:rPr>
        <w:t>(DataBase)</w:t>
      </w:r>
      <w:r w:rsidR="004A4F31">
        <w:rPr>
          <w:rFonts w:ascii="Raleway" w:hAnsi="Raleway" w:cstheme="minorHAnsi"/>
          <w:i/>
          <w:color w:val="808080" w:themeColor="background1" w:themeShade="80"/>
        </w:rPr>
        <w:br/>
      </w:r>
      <w:r w:rsidR="004A4F31" w:rsidRPr="004A4F31">
        <w:rPr>
          <w:rFonts w:ascii="Raleway" w:hAnsi="Raleway" w:cstheme="minorHAnsi"/>
          <w:i/>
          <w:color w:val="808080" w:themeColor="background1" w:themeShade="80"/>
        </w:rPr>
        <w:t>Vergaderzalen</w:t>
      </w:r>
    </w:p>
    <w:p w14:paraId="4111A4E4" w14:textId="77777777" w:rsidR="00C166ED" w:rsidRPr="00F72224" w:rsidRDefault="00C166ED" w:rsidP="00F50609">
      <w:pPr>
        <w:rPr>
          <w:rFonts w:ascii="Raleway" w:hAnsi="Raleway" w:cstheme="minorHAnsi"/>
          <w:i/>
          <w:color w:val="808080" w:themeColor="background1" w:themeShade="80"/>
        </w:rPr>
      </w:pPr>
    </w:p>
    <w:p w14:paraId="06B62F6D" w14:textId="6D8417BB" w:rsidR="00F50609" w:rsidRPr="009C7216" w:rsidRDefault="00F50609" w:rsidP="00CD6DE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Takenlijst</w:t>
      </w:r>
    </w:p>
    <w:p w14:paraId="3C07308C" w14:textId="3C09D82F" w:rsidR="00F86EAE" w:rsidRPr="00F86EAE" w:rsidRDefault="00D41516">
      <w:pPr>
        <w:rPr>
          <w:rFonts w:ascii="Raleway" w:eastAsia="Times New Roman" w:hAnsi="Raleway" w:cstheme="minorHAnsi"/>
          <w:i/>
          <w:color w:val="FF0000"/>
          <w:lang w:eastAsia="nl-NL"/>
        </w:rPr>
      </w:pPr>
      <w:r w:rsidRPr="00F86EAE">
        <w:rPr>
          <w:rFonts w:ascii="Raleway" w:eastAsia="Times New Roman" w:hAnsi="Raleway" w:cstheme="minorHAnsi"/>
          <w:i/>
          <w:color w:val="FF0000"/>
          <w:lang w:eastAsia="nl-NL"/>
        </w:rPr>
        <w:t>&lt;De takenlijst is een lijst met alle werkzaamheden die verricht moeten worden om het volledige project (tot en met oplevering applicatie) uit te voeren. Het onderdeel ‘Levert een bijdrage aan het ontwikkeltraject’ wordt in detail uitgewerkt. Zorg ervoor dat je ook zaken als gesprekken en mailen opneemt. Bekijk het KD bij opleidingsnummer 25604. Hierin staan de onderdelen.&gt;</w:t>
      </w:r>
    </w:p>
    <w:p w14:paraId="17DAC270" w14:textId="56E1BBA8" w:rsidR="00F86EAE" w:rsidRDefault="00C8038F">
      <w:pPr>
        <w:rPr>
          <w:rFonts w:ascii="Raleway" w:eastAsia="Times New Roman" w:hAnsi="Raleway" w:cstheme="minorHAnsi"/>
          <w:i/>
          <w:color w:val="808080" w:themeColor="background1" w:themeShade="80"/>
          <w:lang w:eastAsia="nl-NL"/>
        </w:rPr>
      </w:pPr>
      <w:r>
        <w:rPr>
          <w:rFonts w:ascii="Raleway" w:eastAsia="Times New Roman" w:hAnsi="Raleway" w:cstheme="minorHAnsi"/>
          <w:i/>
          <w:color w:val="808080" w:themeColor="background1" w:themeShade="80"/>
          <w:lang w:eastAsia="nl-NL"/>
        </w:rPr>
        <w:t>Zie bijlage Takenlijst.</w:t>
      </w:r>
      <w:r w:rsidR="00F86EAE">
        <w:rPr>
          <w:rFonts w:ascii="Raleway" w:eastAsia="Times New Roman" w:hAnsi="Raleway" w:cstheme="minorHAnsi"/>
          <w:i/>
          <w:color w:val="808080" w:themeColor="background1" w:themeShade="80"/>
          <w:lang w:eastAsia="nl-NL"/>
        </w:rPr>
        <w:br/>
      </w:r>
    </w:p>
    <w:p w14:paraId="1C08C70F" w14:textId="15C73F79" w:rsidR="00D63710" w:rsidRPr="00F734B0" w:rsidRDefault="00F86EAE">
      <w:pPr>
        <w:rPr>
          <w:rFonts w:ascii="Raleway" w:hAnsi="Raleway" w:cstheme="minorHAnsi"/>
          <w:i/>
          <w:sz w:val="24"/>
          <w:szCs w:val="24"/>
          <w:highlight w:val="lightGray"/>
        </w:rPr>
      </w:pPr>
      <w:r>
        <w:rPr>
          <w:rFonts w:ascii="Raleway" w:eastAsia="Times New Roman" w:hAnsi="Raleway" w:cstheme="minorHAnsi"/>
          <w:i/>
          <w:color w:val="808080" w:themeColor="background1" w:themeShade="80"/>
          <w:lang w:eastAsia="nl-NL"/>
        </w:rPr>
        <w:br/>
      </w:r>
      <w:r w:rsidR="00D63710" w:rsidRPr="00F734B0">
        <w:rPr>
          <w:rFonts w:ascii="Raleway" w:hAnsi="Raleway" w:cstheme="minorHAnsi"/>
          <w:i/>
          <w:sz w:val="24"/>
          <w:szCs w:val="24"/>
          <w:highlight w:val="lightGray"/>
        </w:rPr>
        <w:br w:type="page"/>
      </w:r>
    </w:p>
    <w:p w14:paraId="3226F704" w14:textId="77777777" w:rsidR="00F50609" w:rsidRPr="00F734B0" w:rsidRDefault="00F50609" w:rsidP="00F50609">
      <w:pPr>
        <w:rPr>
          <w:rFonts w:ascii="Raleway" w:hAnsi="Raleway" w:cstheme="minorHAnsi"/>
          <w:i/>
          <w:sz w:val="24"/>
          <w:szCs w:val="24"/>
          <w:highlight w:val="lightGray"/>
        </w:rPr>
      </w:pPr>
    </w:p>
    <w:p w14:paraId="5C110424" w14:textId="2A408390" w:rsidR="00D63710" w:rsidRPr="009C7216" w:rsidRDefault="00D63710" w:rsidP="00CD6DE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Planning</w:t>
      </w:r>
    </w:p>
    <w:p w14:paraId="478FC8CE" w14:textId="1331624F" w:rsidR="00D63710" w:rsidRPr="000F3ABC" w:rsidRDefault="00335E34" w:rsidP="00D63710">
      <w:pPr>
        <w:pStyle w:val="Default"/>
        <w:rPr>
          <w:rFonts w:ascii="Raleway" w:hAnsi="Raleway" w:cstheme="minorHAnsi"/>
          <w:i/>
          <w:color w:val="3C3C3C"/>
          <w:sz w:val="22"/>
          <w:szCs w:val="22"/>
        </w:rPr>
      </w:pPr>
      <w:r w:rsidRPr="000F3ABC">
        <w:rPr>
          <w:rFonts w:ascii="Raleway" w:hAnsi="Raleway" w:cstheme="minorHAnsi"/>
          <w:i/>
          <w:color w:val="3C3C3C"/>
          <w:sz w:val="22"/>
          <w:szCs w:val="22"/>
        </w:rPr>
        <w:t>&lt;</w:t>
      </w:r>
      <w:r w:rsidR="00D63710" w:rsidRPr="000F3ABC">
        <w:rPr>
          <w:rFonts w:ascii="Raleway" w:hAnsi="Raleway" w:cstheme="minorHAnsi"/>
          <w:i/>
          <w:color w:val="3C3C3C"/>
          <w:sz w:val="22"/>
          <w:szCs w:val="22"/>
        </w:rPr>
        <w:t xml:space="preserve">In de planning moet de takenlijst van het onderdeel </w:t>
      </w:r>
      <w:r w:rsidR="00D63710" w:rsidRPr="000F3ABC">
        <w:rPr>
          <w:rFonts w:ascii="Raleway" w:hAnsi="Raleway" w:cstheme="minorHAnsi"/>
          <w:i/>
          <w:color w:val="EC644A"/>
          <w:sz w:val="22"/>
          <w:szCs w:val="22"/>
        </w:rPr>
        <w:t>‘</w:t>
      </w:r>
      <w:r w:rsidR="00D63710" w:rsidRPr="000F3ABC">
        <w:rPr>
          <w:rFonts w:ascii="Raleway" w:hAnsi="Raleway" w:cstheme="minorHAnsi"/>
          <w:b/>
          <w:i/>
          <w:color w:val="EC644A"/>
          <w:sz w:val="22"/>
          <w:szCs w:val="22"/>
        </w:rPr>
        <w:t>L</w:t>
      </w:r>
      <w:r w:rsidR="00D63710" w:rsidRPr="009C7216">
        <w:rPr>
          <w:rFonts w:ascii="Raleway" w:hAnsi="Raleway" w:cstheme="minorHAnsi"/>
          <w:b/>
          <w:i/>
          <w:color w:val="EC644A"/>
          <w:sz w:val="22"/>
          <w:szCs w:val="22"/>
        </w:rPr>
        <w:t>evert een bijdrage aan het ontwikkeltraject</w:t>
      </w:r>
      <w:r w:rsidR="00D63710" w:rsidRPr="009C7216">
        <w:rPr>
          <w:rFonts w:ascii="Raleway" w:hAnsi="Raleway" w:cstheme="minorHAnsi"/>
          <w:i/>
          <w:color w:val="EC644A"/>
          <w:sz w:val="22"/>
          <w:szCs w:val="22"/>
        </w:rPr>
        <w:t>’</w:t>
      </w:r>
      <w:r w:rsidR="00D63710" w:rsidRPr="009C7216">
        <w:rPr>
          <w:rFonts w:ascii="Raleway" w:hAnsi="Raleway" w:cstheme="minorHAnsi"/>
          <w:b/>
          <w:i/>
          <w:color w:val="EC644A"/>
          <w:sz w:val="22"/>
          <w:szCs w:val="22"/>
        </w:rPr>
        <w:t xml:space="preserve"> </w:t>
      </w:r>
      <w:r w:rsidR="00D63710" w:rsidRPr="000F3ABC">
        <w:rPr>
          <w:rFonts w:ascii="Raleway" w:hAnsi="Raleway" w:cstheme="minorHAnsi"/>
          <w:i/>
          <w:color w:val="3C3C3C"/>
          <w:sz w:val="22"/>
          <w:szCs w:val="22"/>
        </w:rPr>
        <w:t>in chronologische volgorde geplaatst en overzichtelijk weergegeven worden. Hierin staan alle onderdelen die in het vorig hoofdstuk zijn benoemd. Denk na in welke volgorde je deze taken gaat uitvoeren en hoeveel tijd je per taak nodig hebt.</w:t>
      </w:r>
      <w:r w:rsidRPr="000F3ABC">
        <w:rPr>
          <w:rFonts w:ascii="Raleway" w:hAnsi="Raleway" w:cstheme="minorHAnsi"/>
          <w:i/>
          <w:color w:val="3C3C3C"/>
          <w:sz w:val="22"/>
          <w:szCs w:val="22"/>
        </w:rPr>
        <w:t>&gt;</w:t>
      </w:r>
    </w:p>
    <w:p w14:paraId="72176BC3" w14:textId="77777777" w:rsidR="00D63710" w:rsidRPr="000F3ABC" w:rsidRDefault="00D63710" w:rsidP="00D63710">
      <w:pPr>
        <w:rPr>
          <w:rFonts w:ascii="Raleway" w:eastAsia="Times New Roman" w:hAnsi="Raleway" w:cstheme="minorHAnsi"/>
          <w:i/>
          <w:color w:val="3C3C3C"/>
          <w:lang w:eastAsia="nl-NL"/>
        </w:rPr>
      </w:pPr>
    </w:p>
    <w:p w14:paraId="078E0B62" w14:textId="3C5786FF" w:rsidR="00D63710" w:rsidRPr="000F3ABC" w:rsidRDefault="00335E34" w:rsidP="00D63710">
      <w:pPr>
        <w:rPr>
          <w:rFonts w:ascii="Raleway" w:eastAsia="Times New Roman" w:hAnsi="Raleway" w:cstheme="minorHAnsi"/>
          <w:i/>
          <w:color w:val="3C3C3C"/>
          <w:lang w:eastAsia="nl-NL"/>
        </w:rPr>
      </w:pPr>
      <w:r w:rsidRPr="000F3ABC">
        <w:rPr>
          <w:rFonts w:ascii="Raleway" w:eastAsia="Times New Roman" w:hAnsi="Raleway" w:cstheme="minorHAnsi"/>
          <w:i/>
          <w:color w:val="3C3C3C"/>
          <w:lang w:eastAsia="nl-NL"/>
        </w:rPr>
        <w:t>&lt;</w:t>
      </w:r>
      <w:r w:rsidR="00D63710" w:rsidRPr="000F3ABC">
        <w:rPr>
          <w:rFonts w:ascii="Raleway" w:eastAsia="Times New Roman" w:hAnsi="Raleway" w:cstheme="minorHAnsi"/>
          <w:i/>
          <w:color w:val="3C3C3C"/>
          <w:lang w:eastAsia="nl-NL"/>
        </w:rPr>
        <w:t>Maak gebruik van de onderstaande lay-out.</w:t>
      </w:r>
      <w:r w:rsidRPr="000F3ABC">
        <w:rPr>
          <w:rFonts w:ascii="Raleway" w:eastAsia="Times New Roman" w:hAnsi="Raleway" w:cstheme="minorHAnsi"/>
          <w:i/>
          <w:color w:val="3C3C3C"/>
          <w:lang w:eastAsia="nl-NL"/>
        </w:rPr>
        <w:t>&gt;</w:t>
      </w:r>
    </w:p>
    <w:tbl>
      <w:tblPr>
        <w:tblStyle w:val="Tabelraster"/>
        <w:tblpPr w:leftFromText="141" w:rightFromText="141" w:vertAnchor="text" w:horzAnchor="margin" w:tblpXSpec="center" w:tblpY="40"/>
        <w:tblW w:w="10881" w:type="dxa"/>
        <w:tblLook w:val="04A0" w:firstRow="1" w:lastRow="0" w:firstColumn="1" w:lastColumn="0" w:noHBand="0" w:noVBand="1"/>
      </w:tblPr>
      <w:tblGrid>
        <w:gridCol w:w="2483"/>
        <w:gridCol w:w="1638"/>
        <w:gridCol w:w="1253"/>
        <w:gridCol w:w="1478"/>
        <w:gridCol w:w="1092"/>
        <w:gridCol w:w="904"/>
        <w:gridCol w:w="2033"/>
      </w:tblGrid>
      <w:tr w:rsidR="00D63710" w:rsidRPr="00F72224" w14:paraId="06E464BC" w14:textId="77777777" w:rsidTr="009C7216">
        <w:tc>
          <w:tcPr>
            <w:tcW w:w="10881" w:type="dxa"/>
            <w:gridSpan w:val="7"/>
            <w:shd w:val="clear" w:color="auto" w:fill="00555C"/>
          </w:tcPr>
          <w:p w14:paraId="6F5765AC" w14:textId="77777777" w:rsidR="00D63710" w:rsidRPr="00F72224" w:rsidRDefault="00D63710" w:rsidP="00C5076C">
            <w:pPr>
              <w:rPr>
                <w:rFonts w:ascii="Raleway" w:hAnsi="Raleway" w:cstheme="minorHAnsi"/>
                <w:b/>
                <w:bCs/>
                <w:color w:val="F2F2F2" w:themeColor="background1" w:themeShade="F2"/>
                <w:sz w:val="24"/>
                <w:szCs w:val="24"/>
              </w:rPr>
            </w:pPr>
            <w:r w:rsidRPr="009C7216">
              <w:rPr>
                <w:rFonts w:ascii="Raleway" w:hAnsi="Raleway" w:cstheme="minorHAnsi"/>
                <w:b/>
                <w:bCs/>
                <w:color w:val="FFF166"/>
                <w:sz w:val="24"/>
                <w:szCs w:val="24"/>
              </w:rPr>
              <w:t>Planning ontwerp</w:t>
            </w:r>
          </w:p>
        </w:tc>
      </w:tr>
      <w:tr w:rsidR="00D63710" w:rsidRPr="00F72224" w14:paraId="5BABC97B" w14:textId="77777777" w:rsidTr="00AA48A0">
        <w:tc>
          <w:tcPr>
            <w:tcW w:w="2483" w:type="dxa"/>
            <w:shd w:val="clear" w:color="auto" w:fill="EC644A"/>
          </w:tcPr>
          <w:p w14:paraId="02F92D7C" w14:textId="77777777" w:rsidR="00D63710" w:rsidRPr="000F3ABC" w:rsidRDefault="00D63710" w:rsidP="00C5076C">
            <w:pPr>
              <w:rPr>
                <w:rFonts w:ascii="Raleway" w:hAnsi="Raleway" w:cstheme="minorHAnsi"/>
                <w:b/>
                <w:bCs/>
                <w:color w:val="F5F5F5"/>
                <w:sz w:val="24"/>
                <w:szCs w:val="24"/>
              </w:rPr>
            </w:pPr>
            <w:r w:rsidRPr="000F3ABC">
              <w:rPr>
                <w:rFonts w:ascii="Raleway" w:hAnsi="Raleway" w:cstheme="minorHAnsi"/>
                <w:b/>
                <w:bCs/>
                <w:color w:val="F5F5F5"/>
                <w:sz w:val="24"/>
                <w:szCs w:val="24"/>
              </w:rPr>
              <w:t>Taak</w:t>
            </w:r>
          </w:p>
        </w:tc>
        <w:tc>
          <w:tcPr>
            <w:tcW w:w="1638" w:type="dxa"/>
            <w:shd w:val="clear" w:color="auto" w:fill="EC644A"/>
          </w:tcPr>
          <w:p w14:paraId="2C528F77" w14:textId="77777777" w:rsidR="00D63710" w:rsidRPr="000F3ABC" w:rsidRDefault="00D63710" w:rsidP="00C5076C">
            <w:pPr>
              <w:rPr>
                <w:rFonts w:ascii="Raleway" w:hAnsi="Raleway" w:cstheme="minorHAnsi"/>
                <w:b/>
                <w:bCs/>
                <w:color w:val="F5F5F5"/>
                <w:sz w:val="24"/>
                <w:szCs w:val="24"/>
              </w:rPr>
            </w:pPr>
            <w:r w:rsidRPr="000F3ABC">
              <w:rPr>
                <w:rFonts w:ascii="Raleway" w:hAnsi="Raleway" w:cstheme="minorHAnsi"/>
                <w:b/>
                <w:bCs/>
                <w:color w:val="F5F5F5"/>
                <w:sz w:val="24"/>
                <w:szCs w:val="24"/>
              </w:rPr>
              <w:t>Begindatum</w:t>
            </w:r>
          </w:p>
        </w:tc>
        <w:tc>
          <w:tcPr>
            <w:tcW w:w="1253" w:type="dxa"/>
            <w:shd w:val="clear" w:color="auto" w:fill="EC644A"/>
          </w:tcPr>
          <w:p w14:paraId="7656A285" w14:textId="77777777" w:rsidR="00D63710" w:rsidRPr="000F3ABC" w:rsidRDefault="00D63710" w:rsidP="00C5076C">
            <w:pPr>
              <w:rPr>
                <w:rFonts w:ascii="Raleway" w:hAnsi="Raleway" w:cstheme="minorHAnsi"/>
                <w:b/>
                <w:bCs/>
                <w:color w:val="F5F5F5"/>
                <w:sz w:val="24"/>
                <w:szCs w:val="24"/>
              </w:rPr>
            </w:pPr>
            <w:r w:rsidRPr="000F3ABC">
              <w:rPr>
                <w:rFonts w:ascii="Raleway" w:hAnsi="Raleway" w:cstheme="minorHAnsi"/>
                <w:b/>
                <w:bCs/>
                <w:color w:val="F5F5F5"/>
                <w:sz w:val="24"/>
                <w:szCs w:val="24"/>
              </w:rPr>
              <w:t>Begintijd</w:t>
            </w:r>
          </w:p>
        </w:tc>
        <w:tc>
          <w:tcPr>
            <w:tcW w:w="1478" w:type="dxa"/>
            <w:shd w:val="clear" w:color="auto" w:fill="EC644A"/>
          </w:tcPr>
          <w:p w14:paraId="74A5B46F" w14:textId="77777777" w:rsidR="00D63710" w:rsidRPr="000F3ABC" w:rsidRDefault="00D63710" w:rsidP="00C5076C">
            <w:pPr>
              <w:rPr>
                <w:rFonts w:ascii="Raleway" w:hAnsi="Raleway" w:cstheme="minorHAnsi"/>
                <w:b/>
                <w:bCs/>
                <w:color w:val="F5F5F5"/>
                <w:sz w:val="24"/>
                <w:szCs w:val="24"/>
              </w:rPr>
            </w:pPr>
            <w:r w:rsidRPr="000F3ABC">
              <w:rPr>
                <w:rFonts w:ascii="Raleway" w:hAnsi="Raleway" w:cstheme="minorHAnsi"/>
                <w:b/>
                <w:bCs/>
                <w:color w:val="F5F5F5"/>
                <w:sz w:val="24"/>
                <w:szCs w:val="24"/>
              </w:rPr>
              <w:t>Einddatum</w:t>
            </w:r>
          </w:p>
        </w:tc>
        <w:tc>
          <w:tcPr>
            <w:tcW w:w="1092" w:type="dxa"/>
            <w:shd w:val="clear" w:color="auto" w:fill="EC644A"/>
          </w:tcPr>
          <w:p w14:paraId="14080ABA" w14:textId="77777777" w:rsidR="00D63710" w:rsidRPr="000F3ABC" w:rsidRDefault="00D63710" w:rsidP="00C5076C">
            <w:pPr>
              <w:rPr>
                <w:rFonts w:ascii="Raleway" w:hAnsi="Raleway" w:cstheme="minorHAnsi"/>
                <w:b/>
                <w:bCs/>
                <w:color w:val="F5F5F5"/>
                <w:sz w:val="24"/>
                <w:szCs w:val="24"/>
              </w:rPr>
            </w:pPr>
            <w:r w:rsidRPr="000F3ABC">
              <w:rPr>
                <w:rFonts w:ascii="Raleway" w:hAnsi="Raleway" w:cstheme="minorHAnsi"/>
                <w:b/>
                <w:bCs/>
                <w:color w:val="F5F5F5"/>
                <w:sz w:val="24"/>
                <w:szCs w:val="24"/>
              </w:rPr>
              <w:t>Eindtijd</w:t>
            </w:r>
          </w:p>
        </w:tc>
        <w:tc>
          <w:tcPr>
            <w:tcW w:w="904" w:type="dxa"/>
            <w:shd w:val="clear" w:color="auto" w:fill="EC644A"/>
          </w:tcPr>
          <w:p w14:paraId="1390338D" w14:textId="77777777" w:rsidR="00D63710" w:rsidRPr="000F3ABC" w:rsidRDefault="00D63710" w:rsidP="00C5076C">
            <w:pPr>
              <w:rPr>
                <w:rFonts w:ascii="Raleway" w:hAnsi="Raleway" w:cstheme="minorHAnsi"/>
                <w:b/>
                <w:bCs/>
                <w:color w:val="F5F5F5"/>
                <w:sz w:val="24"/>
                <w:szCs w:val="24"/>
              </w:rPr>
            </w:pPr>
            <w:r w:rsidRPr="000F3ABC">
              <w:rPr>
                <w:rFonts w:ascii="Raleway" w:hAnsi="Raleway" w:cstheme="minorHAnsi"/>
                <w:b/>
                <w:bCs/>
                <w:color w:val="F5F5F5"/>
                <w:sz w:val="24"/>
                <w:szCs w:val="24"/>
              </w:rPr>
              <w:t>Duur</w:t>
            </w:r>
          </w:p>
        </w:tc>
        <w:tc>
          <w:tcPr>
            <w:tcW w:w="2033" w:type="dxa"/>
            <w:shd w:val="clear" w:color="auto" w:fill="EC644A"/>
          </w:tcPr>
          <w:p w14:paraId="1E16619F" w14:textId="77777777" w:rsidR="00D63710" w:rsidRPr="000F3ABC" w:rsidRDefault="00D63710" w:rsidP="00C5076C">
            <w:pPr>
              <w:rPr>
                <w:rFonts w:ascii="Raleway" w:hAnsi="Raleway" w:cstheme="minorHAnsi"/>
                <w:b/>
                <w:bCs/>
                <w:color w:val="F5F5F5"/>
                <w:sz w:val="24"/>
                <w:szCs w:val="24"/>
              </w:rPr>
            </w:pPr>
            <w:r w:rsidRPr="000F3ABC">
              <w:rPr>
                <w:rFonts w:ascii="Raleway" w:hAnsi="Raleway" w:cstheme="minorHAnsi"/>
                <w:b/>
                <w:bCs/>
                <w:color w:val="F5F5F5"/>
                <w:sz w:val="24"/>
                <w:szCs w:val="24"/>
              </w:rPr>
              <w:t>Betrokkenen</w:t>
            </w:r>
          </w:p>
        </w:tc>
      </w:tr>
      <w:tr w:rsidR="00D63710" w:rsidRPr="00F72224" w14:paraId="48407CA3" w14:textId="77777777" w:rsidTr="00AA48A0">
        <w:tc>
          <w:tcPr>
            <w:tcW w:w="2483" w:type="dxa"/>
          </w:tcPr>
          <w:p w14:paraId="685D60C7" w14:textId="50741DBA" w:rsidR="00D63710" w:rsidRPr="003B2288" w:rsidRDefault="00335E34" w:rsidP="00C5076C">
            <w:pPr>
              <w:rPr>
                <w:rFonts w:ascii="Raleway" w:hAnsi="Raleway" w:cstheme="minorHAnsi"/>
                <w:i/>
                <w:iCs/>
                <w:color w:val="FF0000"/>
              </w:rPr>
            </w:pPr>
            <w:r w:rsidRPr="003B2288">
              <w:rPr>
                <w:rFonts w:ascii="Raleway" w:hAnsi="Raleway" w:cstheme="minorHAnsi"/>
                <w:i/>
                <w:iCs/>
                <w:color w:val="FF0000"/>
              </w:rPr>
              <w:t>&lt;</w:t>
            </w:r>
            <w:r w:rsidR="00D63710" w:rsidRPr="003B2288">
              <w:rPr>
                <w:rFonts w:ascii="Raleway" w:hAnsi="Raleway" w:cstheme="minorHAnsi"/>
                <w:i/>
                <w:iCs/>
                <w:color w:val="FF0000"/>
              </w:rPr>
              <w:t>Projectplan schrijven</w:t>
            </w:r>
            <w:r w:rsidRPr="003B2288">
              <w:rPr>
                <w:rFonts w:ascii="Raleway" w:hAnsi="Raleway" w:cstheme="minorHAnsi"/>
                <w:i/>
                <w:iCs/>
                <w:color w:val="FF0000"/>
              </w:rPr>
              <w:t>&gt;</w:t>
            </w:r>
          </w:p>
        </w:tc>
        <w:tc>
          <w:tcPr>
            <w:tcW w:w="1638" w:type="dxa"/>
          </w:tcPr>
          <w:p w14:paraId="61569E1D" w14:textId="77777777" w:rsidR="00D63710" w:rsidRPr="003B2288" w:rsidRDefault="00D63710" w:rsidP="00C5076C">
            <w:pPr>
              <w:rPr>
                <w:rFonts w:ascii="Raleway" w:hAnsi="Raleway" w:cstheme="minorHAnsi"/>
                <w:i/>
                <w:iCs/>
                <w:color w:val="FF0000"/>
              </w:rPr>
            </w:pPr>
            <w:r w:rsidRPr="003B2288">
              <w:rPr>
                <w:rFonts w:ascii="Raleway" w:hAnsi="Raleway" w:cstheme="minorHAnsi"/>
                <w:i/>
                <w:iCs/>
                <w:color w:val="FF0000"/>
              </w:rPr>
              <w:t>dd-mm-jjjj</w:t>
            </w:r>
          </w:p>
        </w:tc>
        <w:tc>
          <w:tcPr>
            <w:tcW w:w="1253" w:type="dxa"/>
          </w:tcPr>
          <w:p w14:paraId="52FCA6FC" w14:textId="77777777" w:rsidR="00D63710" w:rsidRPr="003B2288" w:rsidRDefault="00D63710" w:rsidP="00C5076C">
            <w:pPr>
              <w:rPr>
                <w:rFonts w:ascii="Raleway" w:hAnsi="Raleway" w:cstheme="minorHAnsi"/>
                <w:i/>
                <w:iCs/>
                <w:color w:val="FF0000"/>
              </w:rPr>
            </w:pPr>
            <w:r w:rsidRPr="003B2288">
              <w:rPr>
                <w:rFonts w:ascii="Raleway" w:hAnsi="Raleway" w:cstheme="minorHAnsi"/>
                <w:i/>
                <w:iCs/>
                <w:color w:val="FF0000"/>
              </w:rPr>
              <w:t>uu.mm</w:t>
            </w:r>
          </w:p>
        </w:tc>
        <w:tc>
          <w:tcPr>
            <w:tcW w:w="1478" w:type="dxa"/>
          </w:tcPr>
          <w:p w14:paraId="419EF354" w14:textId="77777777" w:rsidR="00D63710" w:rsidRPr="003B2288" w:rsidRDefault="00D63710" w:rsidP="00C5076C">
            <w:pPr>
              <w:rPr>
                <w:rFonts w:ascii="Raleway" w:hAnsi="Raleway" w:cstheme="minorHAnsi"/>
                <w:i/>
                <w:iCs/>
                <w:color w:val="FF0000"/>
              </w:rPr>
            </w:pPr>
            <w:r w:rsidRPr="003B2288">
              <w:rPr>
                <w:rFonts w:ascii="Raleway" w:hAnsi="Raleway" w:cstheme="minorHAnsi"/>
                <w:i/>
                <w:iCs/>
                <w:color w:val="FF0000"/>
              </w:rPr>
              <w:t>dd-mm-jjjj</w:t>
            </w:r>
          </w:p>
        </w:tc>
        <w:tc>
          <w:tcPr>
            <w:tcW w:w="1092" w:type="dxa"/>
          </w:tcPr>
          <w:p w14:paraId="09E9B8EF" w14:textId="77777777" w:rsidR="00D63710" w:rsidRPr="003B2288" w:rsidRDefault="00D63710" w:rsidP="00C5076C">
            <w:pPr>
              <w:rPr>
                <w:rFonts w:ascii="Raleway" w:hAnsi="Raleway" w:cstheme="minorHAnsi"/>
                <w:i/>
                <w:iCs/>
                <w:color w:val="FF0000"/>
              </w:rPr>
            </w:pPr>
            <w:r w:rsidRPr="003B2288">
              <w:rPr>
                <w:rFonts w:ascii="Raleway" w:hAnsi="Raleway" w:cstheme="minorHAnsi"/>
                <w:i/>
                <w:iCs/>
                <w:color w:val="FF0000"/>
              </w:rPr>
              <w:t>uu.mm</w:t>
            </w:r>
          </w:p>
        </w:tc>
        <w:tc>
          <w:tcPr>
            <w:tcW w:w="904" w:type="dxa"/>
          </w:tcPr>
          <w:p w14:paraId="66684D03" w14:textId="77777777" w:rsidR="00D63710" w:rsidRPr="003B2288" w:rsidRDefault="00D63710" w:rsidP="00C5076C">
            <w:pPr>
              <w:rPr>
                <w:rFonts w:ascii="Raleway" w:hAnsi="Raleway" w:cstheme="minorHAnsi"/>
                <w:i/>
                <w:iCs/>
                <w:color w:val="FF0000"/>
              </w:rPr>
            </w:pPr>
            <w:r w:rsidRPr="003B2288">
              <w:rPr>
                <w:rFonts w:ascii="Raleway" w:hAnsi="Raleway" w:cstheme="minorHAnsi"/>
                <w:i/>
                <w:iCs/>
                <w:color w:val="FF0000"/>
              </w:rPr>
              <w:t>uu.mm</w:t>
            </w:r>
          </w:p>
        </w:tc>
        <w:tc>
          <w:tcPr>
            <w:tcW w:w="2033" w:type="dxa"/>
          </w:tcPr>
          <w:p w14:paraId="4A5F6207" w14:textId="77777777" w:rsidR="00D63710" w:rsidRPr="003B2288" w:rsidRDefault="00D63710" w:rsidP="00C5076C">
            <w:pPr>
              <w:rPr>
                <w:rFonts w:ascii="Raleway" w:hAnsi="Raleway" w:cstheme="minorHAnsi"/>
                <w:i/>
                <w:iCs/>
                <w:color w:val="FF0000"/>
              </w:rPr>
            </w:pPr>
            <w:r w:rsidRPr="003B2288">
              <w:rPr>
                <w:rFonts w:ascii="Raleway" w:hAnsi="Raleway" w:cstheme="minorHAnsi"/>
                <w:i/>
                <w:iCs/>
                <w:color w:val="FF0000"/>
              </w:rPr>
              <w:t>Naam of namen</w:t>
            </w:r>
          </w:p>
        </w:tc>
      </w:tr>
      <w:tr w:rsidR="00D63710" w:rsidRPr="00F72224" w14:paraId="3B7BCA00" w14:textId="77777777" w:rsidTr="00AA48A0">
        <w:tc>
          <w:tcPr>
            <w:tcW w:w="2483" w:type="dxa"/>
          </w:tcPr>
          <w:p w14:paraId="48FC8401" w14:textId="0E0B0FA3" w:rsidR="00D63710" w:rsidRPr="003B2288" w:rsidRDefault="00335E34" w:rsidP="00C5076C">
            <w:pPr>
              <w:rPr>
                <w:rFonts w:ascii="Raleway" w:hAnsi="Raleway" w:cstheme="minorHAnsi"/>
                <w:i/>
                <w:iCs/>
                <w:color w:val="FF0000"/>
              </w:rPr>
            </w:pPr>
            <w:r w:rsidRPr="003B2288">
              <w:rPr>
                <w:rFonts w:ascii="Raleway" w:hAnsi="Raleway" w:cstheme="minorHAnsi"/>
                <w:i/>
                <w:iCs/>
                <w:color w:val="FF0000"/>
              </w:rPr>
              <w:t>&lt;</w:t>
            </w:r>
            <w:r w:rsidR="007C0C44" w:rsidRPr="003B2288">
              <w:rPr>
                <w:rFonts w:ascii="Raleway" w:hAnsi="Raleway" w:cstheme="minorHAnsi"/>
                <w:i/>
                <w:iCs/>
                <w:color w:val="FF0000"/>
              </w:rPr>
              <w:t>Debriefing schrijven</w:t>
            </w:r>
            <w:r w:rsidRPr="003B2288">
              <w:rPr>
                <w:rFonts w:ascii="Raleway" w:hAnsi="Raleway" w:cstheme="minorHAnsi"/>
                <w:i/>
                <w:iCs/>
                <w:color w:val="FF0000"/>
              </w:rPr>
              <w:t>&gt;</w:t>
            </w:r>
          </w:p>
        </w:tc>
        <w:tc>
          <w:tcPr>
            <w:tcW w:w="1638" w:type="dxa"/>
          </w:tcPr>
          <w:p w14:paraId="1A60E8E4" w14:textId="5EF978F6" w:rsidR="00D63710" w:rsidRPr="003B2288" w:rsidRDefault="00D63710" w:rsidP="00C5076C">
            <w:pPr>
              <w:rPr>
                <w:rFonts w:ascii="Raleway" w:hAnsi="Raleway" w:cstheme="minorHAnsi"/>
                <w:i/>
                <w:iCs/>
                <w:color w:val="FF0000"/>
              </w:rPr>
            </w:pPr>
          </w:p>
        </w:tc>
        <w:tc>
          <w:tcPr>
            <w:tcW w:w="1253" w:type="dxa"/>
          </w:tcPr>
          <w:p w14:paraId="12D33418" w14:textId="65ED62F0" w:rsidR="00D63710" w:rsidRPr="003B2288" w:rsidRDefault="00D63710" w:rsidP="00C5076C">
            <w:pPr>
              <w:rPr>
                <w:rFonts w:ascii="Raleway" w:hAnsi="Raleway" w:cstheme="minorHAnsi"/>
                <w:i/>
                <w:iCs/>
                <w:color w:val="FF0000"/>
              </w:rPr>
            </w:pPr>
          </w:p>
        </w:tc>
        <w:tc>
          <w:tcPr>
            <w:tcW w:w="1478" w:type="dxa"/>
          </w:tcPr>
          <w:p w14:paraId="4B823836" w14:textId="1E8B6D50" w:rsidR="00D63710" w:rsidRPr="003B2288" w:rsidRDefault="00D63710" w:rsidP="00C5076C">
            <w:pPr>
              <w:rPr>
                <w:rFonts w:ascii="Raleway" w:hAnsi="Raleway" w:cstheme="minorHAnsi"/>
                <w:i/>
                <w:iCs/>
                <w:color w:val="FF0000"/>
              </w:rPr>
            </w:pPr>
          </w:p>
        </w:tc>
        <w:tc>
          <w:tcPr>
            <w:tcW w:w="1092" w:type="dxa"/>
          </w:tcPr>
          <w:p w14:paraId="5DB351FF" w14:textId="2B4F5C0F" w:rsidR="00D63710" w:rsidRPr="003B2288" w:rsidRDefault="00D63710" w:rsidP="00C5076C">
            <w:pPr>
              <w:rPr>
                <w:rFonts w:ascii="Raleway" w:hAnsi="Raleway" w:cstheme="minorHAnsi"/>
                <w:i/>
                <w:iCs/>
                <w:color w:val="FF0000"/>
              </w:rPr>
            </w:pPr>
          </w:p>
        </w:tc>
        <w:tc>
          <w:tcPr>
            <w:tcW w:w="904" w:type="dxa"/>
          </w:tcPr>
          <w:p w14:paraId="435D906F" w14:textId="768D71B0" w:rsidR="00D63710" w:rsidRPr="003B2288" w:rsidRDefault="00D63710" w:rsidP="00C5076C">
            <w:pPr>
              <w:rPr>
                <w:rFonts w:ascii="Raleway" w:hAnsi="Raleway" w:cstheme="minorHAnsi"/>
                <w:i/>
                <w:iCs/>
                <w:color w:val="FF0000"/>
              </w:rPr>
            </w:pPr>
          </w:p>
        </w:tc>
        <w:tc>
          <w:tcPr>
            <w:tcW w:w="2033" w:type="dxa"/>
          </w:tcPr>
          <w:p w14:paraId="777AC245" w14:textId="6143868B" w:rsidR="00D63710" w:rsidRPr="003B2288" w:rsidRDefault="00D63710" w:rsidP="00C5076C">
            <w:pPr>
              <w:rPr>
                <w:rFonts w:ascii="Raleway" w:hAnsi="Raleway" w:cstheme="minorHAnsi"/>
                <w:i/>
                <w:iCs/>
                <w:color w:val="FF0000"/>
              </w:rPr>
            </w:pPr>
          </w:p>
        </w:tc>
      </w:tr>
      <w:tr w:rsidR="007C0C44" w:rsidRPr="00F72224" w14:paraId="2A6C2F53" w14:textId="77777777" w:rsidTr="00AA48A0">
        <w:tc>
          <w:tcPr>
            <w:tcW w:w="2483" w:type="dxa"/>
          </w:tcPr>
          <w:p w14:paraId="477CC5BF" w14:textId="5B932591" w:rsidR="007C0C44" w:rsidRPr="003B2288" w:rsidRDefault="00335E34" w:rsidP="00C5076C">
            <w:pPr>
              <w:rPr>
                <w:rFonts w:ascii="Raleway" w:hAnsi="Raleway" w:cstheme="minorHAnsi"/>
                <w:i/>
                <w:iCs/>
                <w:color w:val="FF0000"/>
              </w:rPr>
            </w:pPr>
            <w:r w:rsidRPr="003B2288">
              <w:rPr>
                <w:rFonts w:ascii="Raleway" w:hAnsi="Raleway" w:cstheme="minorHAnsi"/>
                <w:i/>
                <w:iCs/>
                <w:color w:val="FF0000"/>
              </w:rPr>
              <w:t>&lt;</w:t>
            </w:r>
            <w:r w:rsidR="007C0C44" w:rsidRPr="003B2288">
              <w:rPr>
                <w:rFonts w:ascii="Raleway" w:hAnsi="Raleway" w:cstheme="minorHAnsi"/>
                <w:i/>
                <w:iCs/>
                <w:color w:val="FF0000"/>
              </w:rPr>
              <w:t>Het bouwen en testen van de applicatie</w:t>
            </w:r>
            <w:r w:rsidRPr="003B2288">
              <w:rPr>
                <w:rFonts w:ascii="Raleway" w:hAnsi="Raleway" w:cstheme="minorHAnsi"/>
                <w:i/>
                <w:iCs/>
                <w:color w:val="FF0000"/>
              </w:rPr>
              <w:t>&gt;</w:t>
            </w:r>
          </w:p>
        </w:tc>
        <w:tc>
          <w:tcPr>
            <w:tcW w:w="1638" w:type="dxa"/>
          </w:tcPr>
          <w:p w14:paraId="18BB0DD3" w14:textId="34DDA888" w:rsidR="007C0C44" w:rsidRPr="003B2288" w:rsidRDefault="007C0C44" w:rsidP="00C5076C">
            <w:pPr>
              <w:rPr>
                <w:rFonts w:ascii="Raleway" w:hAnsi="Raleway" w:cstheme="minorHAnsi"/>
                <w:i/>
                <w:iCs/>
                <w:color w:val="FF0000"/>
              </w:rPr>
            </w:pPr>
          </w:p>
        </w:tc>
        <w:tc>
          <w:tcPr>
            <w:tcW w:w="1253" w:type="dxa"/>
          </w:tcPr>
          <w:p w14:paraId="5B0E1E88" w14:textId="14EBCB29" w:rsidR="007C0C44" w:rsidRPr="003B2288" w:rsidRDefault="007C0C44" w:rsidP="00C5076C">
            <w:pPr>
              <w:rPr>
                <w:rFonts w:ascii="Raleway" w:hAnsi="Raleway" w:cstheme="minorHAnsi"/>
                <w:i/>
                <w:iCs/>
                <w:color w:val="FF0000"/>
              </w:rPr>
            </w:pPr>
          </w:p>
        </w:tc>
        <w:tc>
          <w:tcPr>
            <w:tcW w:w="1478" w:type="dxa"/>
          </w:tcPr>
          <w:p w14:paraId="47B6412A" w14:textId="6140FB0B" w:rsidR="007C0C44" w:rsidRPr="003B2288" w:rsidRDefault="007C0C44" w:rsidP="00C5076C">
            <w:pPr>
              <w:rPr>
                <w:rFonts w:ascii="Raleway" w:hAnsi="Raleway" w:cstheme="minorHAnsi"/>
                <w:i/>
                <w:iCs/>
                <w:color w:val="FF0000"/>
              </w:rPr>
            </w:pPr>
          </w:p>
        </w:tc>
        <w:tc>
          <w:tcPr>
            <w:tcW w:w="1092" w:type="dxa"/>
          </w:tcPr>
          <w:p w14:paraId="35EEC877" w14:textId="7CE11073" w:rsidR="007C0C44" w:rsidRPr="003B2288" w:rsidRDefault="007C0C44" w:rsidP="00C5076C">
            <w:pPr>
              <w:rPr>
                <w:rFonts w:ascii="Raleway" w:hAnsi="Raleway" w:cstheme="minorHAnsi"/>
                <w:i/>
                <w:iCs/>
                <w:color w:val="FF0000"/>
              </w:rPr>
            </w:pPr>
          </w:p>
        </w:tc>
        <w:tc>
          <w:tcPr>
            <w:tcW w:w="904" w:type="dxa"/>
          </w:tcPr>
          <w:p w14:paraId="248D5FC3" w14:textId="280FB009" w:rsidR="007C0C44" w:rsidRPr="003B2288" w:rsidRDefault="007C0C44" w:rsidP="00C5076C">
            <w:pPr>
              <w:rPr>
                <w:rFonts w:ascii="Raleway" w:hAnsi="Raleway" w:cstheme="minorHAnsi"/>
                <w:i/>
                <w:iCs/>
                <w:color w:val="FF0000"/>
              </w:rPr>
            </w:pPr>
          </w:p>
        </w:tc>
        <w:tc>
          <w:tcPr>
            <w:tcW w:w="2033" w:type="dxa"/>
          </w:tcPr>
          <w:p w14:paraId="5E9F9035" w14:textId="23A2652A" w:rsidR="007C0C44" w:rsidRPr="003B2288" w:rsidRDefault="007C0C44" w:rsidP="00C5076C">
            <w:pPr>
              <w:rPr>
                <w:rFonts w:ascii="Raleway" w:hAnsi="Raleway" w:cstheme="minorHAnsi"/>
                <w:i/>
                <w:iCs/>
                <w:color w:val="FF0000"/>
              </w:rPr>
            </w:pPr>
          </w:p>
        </w:tc>
      </w:tr>
      <w:tr w:rsidR="007C0C44" w:rsidRPr="00F72224" w14:paraId="64F42678" w14:textId="77777777" w:rsidTr="00AA48A0">
        <w:tc>
          <w:tcPr>
            <w:tcW w:w="2483" w:type="dxa"/>
          </w:tcPr>
          <w:p w14:paraId="14D454BD" w14:textId="4B9030FE" w:rsidR="007C0C44" w:rsidRPr="003B2288" w:rsidRDefault="000664C0" w:rsidP="00C5076C">
            <w:pPr>
              <w:rPr>
                <w:rFonts w:ascii="Raleway" w:hAnsi="Raleway" w:cstheme="minorHAnsi"/>
                <w:i/>
                <w:iCs/>
                <w:color w:val="FF0000"/>
              </w:rPr>
            </w:pPr>
            <w:r w:rsidRPr="003B2288">
              <w:rPr>
                <w:rFonts w:ascii="Raleway" w:hAnsi="Raleway" w:cstheme="minorHAnsi"/>
                <w:i/>
                <w:iCs/>
                <w:color w:val="FF0000"/>
              </w:rPr>
              <w:t xml:space="preserve">&lt;onderdeel functioneel ontwerp&gt; </w:t>
            </w:r>
          </w:p>
        </w:tc>
        <w:tc>
          <w:tcPr>
            <w:tcW w:w="1638" w:type="dxa"/>
          </w:tcPr>
          <w:p w14:paraId="30C3A1D1" w14:textId="525EE3E5" w:rsidR="007C0C44" w:rsidRPr="003B2288" w:rsidRDefault="007C0C44" w:rsidP="00C5076C">
            <w:pPr>
              <w:rPr>
                <w:rFonts w:ascii="Raleway" w:hAnsi="Raleway" w:cstheme="minorHAnsi"/>
                <w:i/>
                <w:iCs/>
                <w:color w:val="FF0000"/>
              </w:rPr>
            </w:pPr>
          </w:p>
        </w:tc>
        <w:tc>
          <w:tcPr>
            <w:tcW w:w="1253" w:type="dxa"/>
          </w:tcPr>
          <w:p w14:paraId="5C238985" w14:textId="4EB6B587" w:rsidR="007C0C44" w:rsidRPr="003B2288" w:rsidRDefault="007C0C44" w:rsidP="00C5076C">
            <w:pPr>
              <w:rPr>
                <w:rFonts w:ascii="Raleway" w:hAnsi="Raleway" w:cstheme="minorHAnsi"/>
                <w:i/>
                <w:iCs/>
                <w:color w:val="FF0000"/>
              </w:rPr>
            </w:pPr>
          </w:p>
        </w:tc>
        <w:tc>
          <w:tcPr>
            <w:tcW w:w="1478" w:type="dxa"/>
          </w:tcPr>
          <w:p w14:paraId="5A5F8ECD" w14:textId="6264C3C1" w:rsidR="007C0C44" w:rsidRPr="003B2288" w:rsidRDefault="007C0C44" w:rsidP="00C5076C">
            <w:pPr>
              <w:rPr>
                <w:rFonts w:ascii="Raleway" w:hAnsi="Raleway" w:cstheme="minorHAnsi"/>
                <w:i/>
                <w:iCs/>
                <w:color w:val="FF0000"/>
              </w:rPr>
            </w:pPr>
          </w:p>
        </w:tc>
        <w:tc>
          <w:tcPr>
            <w:tcW w:w="1092" w:type="dxa"/>
          </w:tcPr>
          <w:p w14:paraId="1EF6465C" w14:textId="275426E4" w:rsidR="007C0C44" w:rsidRPr="003B2288" w:rsidRDefault="007C0C44" w:rsidP="00C5076C">
            <w:pPr>
              <w:rPr>
                <w:rFonts w:ascii="Raleway" w:hAnsi="Raleway" w:cstheme="minorHAnsi"/>
                <w:i/>
                <w:iCs/>
                <w:color w:val="FF0000"/>
              </w:rPr>
            </w:pPr>
          </w:p>
        </w:tc>
        <w:tc>
          <w:tcPr>
            <w:tcW w:w="904" w:type="dxa"/>
          </w:tcPr>
          <w:p w14:paraId="68F602DF" w14:textId="606F426D" w:rsidR="007C0C44" w:rsidRPr="003B2288" w:rsidRDefault="007C0C44" w:rsidP="00C5076C">
            <w:pPr>
              <w:rPr>
                <w:rFonts w:ascii="Raleway" w:hAnsi="Raleway" w:cstheme="minorHAnsi"/>
                <w:i/>
                <w:iCs/>
                <w:color w:val="FF0000"/>
              </w:rPr>
            </w:pPr>
          </w:p>
        </w:tc>
        <w:tc>
          <w:tcPr>
            <w:tcW w:w="2033" w:type="dxa"/>
          </w:tcPr>
          <w:p w14:paraId="40D921D8" w14:textId="36972B92" w:rsidR="007C0C44" w:rsidRPr="003B2288" w:rsidRDefault="007C0C44" w:rsidP="00C5076C">
            <w:pPr>
              <w:rPr>
                <w:rFonts w:ascii="Raleway" w:hAnsi="Raleway" w:cstheme="minorHAnsi"/>
                <w:i/>
                <w:iCs/>
                <w:color w:val="FF0000"/>
              </w:rPr>
            </w:pPr>
          </w:p>
        </w:tc>
      </w:tr>
      <w:tr w:rsidR="007C0C44" w:rsidRPr="00F72224" w14:paraId="4FCC73B1" w14:textId="77777777" w:rsidTr="00AA48A0">
        <w:tc>
          <w:tcPr>
            <w:tcW w:w="2483" w:type="dxa"/>
          </w:tcPr>
          <w:p w14:paraId="2C99DEFA" w14:textId="072D4434" w:rsidR="007C0C44" w:rsidRPr="000F3ABC" w:rsidRDefault="000F42EA" w:rsidP="00C5076C">
            <w:pPr>
              <w:rPr>
                <w:rFonts w:ascii="Raleway" w:hAnsi="Raleway" w:cstheme="minorHAnsi"/>
                <w:i/>
                <w:iCs/>
                <w:color w:val="3C3C3C"/>
              </w:rPr>
            </w:pPr>
            <w:r>
              <w:rPr>
                <w:rFonts w:ascii="Raleway" w:hAnsi="Raleway" w:cstheme="minorHAnsi"/>
                <w:i/>
                <w:iCs/>
                <w:color w:val="3C3C3C"/>
              </w:rPr>
              <w:t>Klant GUI (Web)</w:t>
            </w:r>
          </w:p>
        </w:tc>
        <w:tc>
          <w:tcPr>
            <w:tcW w:w="1638" w:type="dxa"/>
          </w:tcPr>
          <w:p w14:paraId="260BF90F" w14:textId="4FBB7683" w:rsidR="007C0C44" w:rsidRPr="000F3ABC" w:rsidRDefault="002C2768" w:rsidP="00C5076C">
            <w:pPr>
              <w:rPr>
                <w:rFonts w:ascii="Raleway" w:hAnsi="Raleway" w:cstheme="minorHAnsi"/>
                <w:i/>
                <w:iCs/>
                <w:color w:val="3C3C3C"/>
              </w:rPr>
            </w:pPr>
            <w:r>
              <w:rPr>
                <w:rFonts w:ascii="Raleway" w:hAnsi="Raleway" w:cstheme="minorHAnsi"/>
                <w:i/>
                <w:iCs/>
                <w:color w:val="3C3C3C"/>
              </w:rPr>
              <w:t>18-12-2023</w:t>
            </w:r>
          </w:p>
        </w:tc>
        <w:tc>
          <w:tcPr>
            <w:tcW w:w="1253" w:type="dxa"/>
          </w:tcPr>
          <w:p w14:paraId="345E7EEE" w14:textId="37EAACDB" w:rsidR="007C0C44" w:rsidRPr="000F3ABC" w:rsidRDefault="000F42EA" w:rsidP="00C5076C">
            <w:pPr>
              <w:rPr>
                <w:rFonts w:ascii="Raleway" w:hAnsi="Raleway" w:cstheme="minorHAnsi"/>
                <w:i/>
                <w:iCs/>
                <w:color w:val="3C3C3C"/>
              </w:rPr>
            </w:pPr>
            <w:r>
              <w:rPr>
                <w:rFonts w:ascii="Raleway" w:hAnsi="Raleway" w:cstheme="minorHAnsi"/>
                <w:i/>
                <w:iCs/>
                <w:color w:val="3C3C3C"/>
              </w:rPr>
              <w:t>9:00</w:t>
            </w:r>
          </w:p>
        </w:tc>
        <w:tc>
          <w:tcPr>
            <w:tcW w:w="1478" w:type="dxa"/>
          </w:tcPr>
          <w:p w14:paraId="28383911" w14:textId="4D8DBE58" w:rsidR="007C0C44" w:rsidRPr="000F3ABC" w:rsidRDefault="002C2768" w:rsidP="00C5076C">
            <w:pPr>
              <w:rPr>
                <w:rFonts w:ascii="Raleway" w:hAnsi="Raleway" w:cstheme="minorHAnsi"/>
                <w:i/>
                <w:iCs/>
                <w:color w:val="3C3C3C"/>
              </w:rPr>
            </w:pPr>
            <w:r>
              <w:rPr>
                <w:rFonts w:ascii="Raleway" w:hAnsi="Raleway" w:cstheme="minorHAnsi"/>
                <w:i/>
                <w:iCs/>
                <w:color w:val="3C3C3C"/>
              </w:rPr>
              <w:t>8-01-2024</w:t>
            </w:r>
          </w:p>
        </w:tc>
        <w:tc>
          <w:tcPr>
            <w:tcW w:w="1092" w:type="dxa"/>
          </w:tcPr>
          <w:p w14:paraId="0FF21B65" w14:textId="18CC4900" w:rsidR="007C0C44" w:rsidRPr="000F3ABC" w:rsidRDefault="000F42EA" w:rsidP="00C5076C">
            <w:pPr>
              <w:rPr>
                <w:rFonts w:ascii="Raleway" w:hAnsi="Raleway" w:cstheme="minorHAnsi"/>
                <w:i/>
                <w:iCs/>
                <w:color w:val="3C3C3C"/>
              </w:rPr>
            </w:pPr>
            <w:r>
              <w:rPr>
                <w:rFonts w:ascii="Raleway" w:hAnsi="Raleway" w:cstheme="minorHAnsi"/>
                <w:i/>
                <w:iCs/>
                <w:color w:val="3C3C3C"/>
              </w:rPr>
              <w:t>3:15</w:t>
            </w:r>
          </w:p>
        </w:tc>
        <w:tc>
          <w:tcPr>
            <w:tcW w:w="904" w:type="dxa"/>
          </w:tcPr>
          <w:p w14:paraId="5611997A" w14:textId="0751CCD8" w:rsidR="007C0C44" w:rsidRPr="002C2768" w:rsidRDefault="002C2768" w:rsidP="00C5076C">
            <w:pPr>
              <w:rPr>
                <w:rFonts w:ascii="Raleway" w:hAnsi="Raleway" w:cstheme="minorHAnsi"/>
                <w:i/>
                <w:iCs/>
                <w:color w:val="3C3C3C"/>
                <w:sz w:val="18"/>
                <w:szCs w:val="18"/>
              </w:rPr>
            </w:pPr>
            <w:r w:rsidRPr="002C2768">
              <w:rPr>
                <w:rFonts w:ascii="Raleway" w:hAnsi="Raleway" w:cstheme="minorHAnsi"/>
                <w:i/>
                <w:iCs/>
                <w:color w:val="3C3C3C"/>
                <w:sz w:val="18"/>
                <w:szCs w:val="18"/>
              </w:rPr>
              <w:t>1</w:t>
            </w:r>
            <w:r w:rsidR="003B2288">
              <w:rPr>
                <w:rFonts w:ascii="Raleway" w:hAnsi="Raleway" w:cstheme="minorHAnsi"/>
                <w:i/>
                <w:iCs/>
                <w:color w:val="3C3C3C"/>
                <w:sz w:val="18"/>
                <w:szCs w:val="18"/>
              </w:rPr>
              <w:t>25</w:t>
            </w:r>
            <w:r w:rsidRPr="002C2768">
              <w:rPr>
                <w:rFonts w:ascii="Raleway" w:hAnsi="Raleway" w:cstheme="minorHAnsi"/>
                <w:i/>
                <w:iCs/>
                <w:color w:val="3C3C3C"/>
                <w:sz w:val="18"/>
                <w:szCs w:val="18"/>
              </w:rPr>
              <w:t xml:space="preserve"> uren</w:t>
            </w:r>
          </w:p>
        </w:tc>
        <w:tc>
          <w:tcPr>
            <w:tcW w:w="2033" w:type="dxa"/>
          </w:tcPr>
          <w:p w14:paraId="7C39C877" w14:textId="70E5600F" w:rsidR="007C0C44" w:rsidRPr="000F3ABC" w:rsidRDefault="000F42EA" w:rsidP="00C5076C">
            <w:pPr>
              <w:rPr>
                <w:rFonts w:ascii="Raleway" w:hAnsi="Raleway" w:cstheme="minorHAnsi"/>
                <w:i/>
                <w:iCs/>
                <w:color w:val="3C3C3C"/>
              </w:rPr>
            </w:pPr>
            <w:r>
              <w:rPr>
                <w:rFonts w:ascii="Raleway" w:hAnsi="Raleway" w:cstheme="minorHAnsi"/>
                <w:i/>
                <w:iCs/>
                <w:color w:val="3C3C3C"/>
              </w:rPr>
              <w:t>Tijl</w:t>
            </w:r>
          </w:p>
        </w:tc>
      </w:tr>
      <w:tr w:rsidR="003A27FA" w:rsidRPr="00F72224" w14:paraId="393965E5" w14:textId="77777777" w:rsidTr="00AA48A0">
        <w:tc>
          <w:tcPr>
            <w:tcW w:w="2483" w:type="dxa"/>
          </w:tcPr>
          <w:p w14:paraId="37C02549" w14:textId="0FB16DC6" w:rsidR="003A27FA" w:rsidRPr="000F3ABC" w:rsidRDefault="000F42EA" w:rsidP="00C5076C">
            <w:pPr>
              <w:rPr>
                <w:rFonts w:ascii="Raleway" w:hAnsi="Raleway" w:cstheme="minorHAnsi"/>
                <w:i/>
                <w:iCs/>
                <w:color w:val="3C3C3C"/>
              </w:rPr>
            </w:pPr>
            <w:r>
              <w:rPr>
                <w:rFonts w:ascii="Raleway" w:hAnsi="Raleway" w:cstheme="minorHAnsi"/>
                <w:i/>
                <w:iCs/>
                <w:color w:val="3C3C3C"/>
              </w:rPr>
              <w:t>Klant GUI (Win-App)</w:t>
            </w:r>
          </w:p>
        </w:tc>
        <w:tc>
          <w:tcPr>
            <w:tcW w:w="1638" w:type="dxa"/>
          </w:tcPr>
          <w:p w14:paraId="616324E1" w14:textId="113A2668" w:rsidR="003A27FA" w:rsidRPr="000F3ABC" w:rsidRDefault="002C2768" w:rsidP="00C5076C">
            <w:pPr>
              <w:rPr>
                <w:rFonts w:ascii="Raleway" w:hAnsi="Raleway" w:cstheme="minorHAnsi"/>
                <w:i/>
                <w:iCs/>
                <w:color w:val="3C3C3C"/>
              </w:rPr>
            </w:pPr>
            <w:r>
              <w:rPr>
                <w:rFonts w:ascii="Raleway" w:hAnsi="Raleway" w:cstheme="minorHAnsi"/>
                <w:i/>
                <w:iCs/>
                <w:color w:val="3C3C3C"/>
              </w:rPr>
              <w:t>18-12-2023</w:t>
            </w:r>
          </w:p>
        </w:tc>
        <w:tc>
          <w:tcPr>
            <w:tcW w:w="1253" w:type="dxa"/>
          </w:tcPr>
          <w:p w14:paraId="338AB0E4" w14:textId="4D3C7B19" w:rsidR="003A27FA" w:rsidRPr="000F3ABC" w:rsidRDefault="000F42EA" w:rsidP="00C5076C">
            <w:pPr>
              <w:rPr>
                <w:rFonts w:ascii="Raleway" w:hAnsi="Raleway" w:cstheme="minorHAnsi"/>
                <w:i/>
                <w:iCs/>
                <w:color w:val="3C3C3C"/>
              </w:rPr>
            </w:pPr>
            <w:r>
              <w:rPr>
                <w:rFonts w:ascii="Raleway" w:hAnsi="Raleway" w:cstheme="minorHAnsi"/>
                <w:i/>
                <w:iCs/>
                <w:color w:val="3C3C3C"/>
              </w:rPr>
              <w:t>9:00</w:t>
            </w:r>
          </w:p>
        </w:tc>
        <w:tc>
          <w:tcPr>
            <w:tcW w:w="1478" w:type="dxa"/>
          </w:tcPr>
          <w:p w14:paraId="6AB0FCE8" w14:textId="44EA2F23" w:rsidR="003A27FA" w:rsidRPr="000F3ABC" w:rsidRDefault="002C2768" w:rsidP="00C5076C">
            <w:pPr>
              <w:rPr>
                <w:rFonts w:ascii="Raleway" w:hAnsi="Raleway" w:cstheme="minorHAnsi"/>
                <w:i/>
                <w:iCs/>
                <w:color w:val="3C3C3C"/>
              </w:rPr>
            </w:pPr>
            <w:r>
              <w:rPr>
                <w:rFonts w:ascii="Raleway" w:hAnsi="Raleway" w:cstheme="minorHAnsi"/>
                <w:i/>
                <w:iCs/>
                <w:color w:val="3C3C3C"/>
              </w:rPr>
              <w:t>8-01-2024</w:t>
            </w:r>
          </w:p>
        </w:tc>
        <w:tc>
          <w:tcPr>
            <w:tcW w:w="1092" w:type="dxa"/>
          </w:tcPr>
          <w:p w14:paraId="22E34792" w14:textId="615642B3" w:rsidR="003A27FA" w:rsidRPr="000F3ABC" w:rsidRDefault="000F42EA" w:rsidP="00C5076C">
            <w:pPr>
              <w:rPr>
                <w:rFonts w:ascii="Raleway" w:hAnsi="Raleway" w:cstheme="minorHAnsi"/>
                <w:i/>
                <w:iCs/>
                <w:color w:val="3C3C3C"/>
              </w:rPr>
            </w:pPr>
            <w:r>
              <w:rPr>
                <w:rFonts w:ascii="Raleway" w:hAnsi="Raleway" w:cstheme="minorHAnsi"/>
                <w:i/>
                <w:iCs/>
                <w:color w:val="3C3C3C"/>
              </w:rPr>
              <w:t>3:15</w:t>
            </w:r>
          </w:p>
        </w:tc>
        <w:tc>
          <w:tcPr>
            <w:tcW w:w="904" w:type="dxa"/>
          </w:tcPr>
          <w:p w14:paraId="043D661D" w14:textId="33C523B4" w:rsidR="003A27FA" w:rsidRPr="002C2768" w:rsidRDefault="002C2768" w:rsidP="00C5076C">
            <w:pPr>
              <w:rPr>
                <w:rFonts w:ascii="Raleway" w:hAnsi="Raleway" w:cstheme="minorHAnsi"/>
                <w:i/>
                <w:iCs/>
                <w:color w:val="3C3C3C"/>
                <w:sz w:val="18"/>
                <w:szCs w:val="18"/>
              </w:rPr>
            </w:pPr>
            <w:r w:rsidRPr="002C2768">
              <w:rPr>
                <w:rFonts w:ascii="Raleway" w:hAnsi="Raleway" w:cstheme="minorHAnsi"/>
                <w:i/>
                <w:iCs/>
                <w:color w:val="3C3C3C"/>
                <w:sz w:val="18"/>
                <w:szCs w:val="18"/>
              </w:rPr>
              <w:t>125 uren</w:t>
            </w:r>
          </w:p>
        </w:tc>
        <w:tc>
          <w:tcPr>
            <w:tcW w:w="2033" w:type="dxa"/>
          </w:tcPr>
          <w:p w14:paraId="4283113F" w14:textId="55B2B0AF" w:rsidR="003A27FA" w:rsidRPr="000F3ABC" w:rsidRDefault="000F42EA" w:rsidP="00C5076C">
            <w:pPr>
              <w:rPr>
                <w:rFonts w:ascii="Raleway" w:hAnsi="Raleway" w:cstheme="minorHAnsi"/>
                <w:i/>
                <w:iCs/>
                <w:color w:val="3C3C3C"/>
              </w:rPr>
            </w:pPr>
            <w:r>
              <w:rPr>
                <w:rFonts w:ascii="Raleway" w:hAnsi="Raleway" w:cstheme="minorHAnsi"/>
                <w:i/>
                <w:iCs/>
                <w:color w:val="3C3C3C"/>
              </w:rPr>
              <w:t>Jaleel</w:t>
            </w:r>
          </w:p>
        </w:tc>
      </w:tr>
      <w:tr w:rsidR="00AA48A0" w:rsidRPr="00F72224" w14:paraId="67805C84" w14:textId="77777777" w:rsidTr="00AA48A0">
        <w:tc>
          <w:tcPr>
            <w:tcW w:w="2483" w:type="dxa"/>
          </w:tcPr>
          <w:p w14:paraId="6A06CB05" w14:textId="7403B5F1" w:rsidR="00AA48A0" w:rsidRPr="000F3ABC" w:rsidRDefault="00AA48A0" w:rsidP="00AA48A0">
            <w:pPr>
              <w:rPr>
                <w:rFonts w:ascii="Raleway" w:hAnsi="Raleway" w:cstheme="minorHAnsi"/>
                <w:i/>
                <w:iCs/>
                <w:color w:val="3C3C3C"/>
              </w:rPr>
            </w:pPr>
            <w:r>
              <w:rPr>
                <w:rFonts w:ascii="Raleway" w:hAnsi="Raleway" w:cstheme="minorHAnsi"/>
                <w:i/>
                <w:iCs/>
                <w:color w:val="3C3C3C"/>
              </w:rPr>
              <w:t>Json Structuur</w:t>
            </w:r>
          </w:p>
        </w:tc>
        <w:tc>
          <w:tcPr>
            <w:tcW w:w="1638" w:type="dxa"/>
          </w:tcPr>
          <w:p w14:paraId="21A76DF0" w14:textId="58936B58" w:rsidR="00AA48A0" w:rsidRPr="000F3ABC" w:rsidRDefault="00B66B96" w:rsidP="00AA48A0">
            <w:pPr>
              <w:rPr>
                <w:rFonts w:ascii="Raleway" w:hAnsi="Raleway" w:cstheme="minorHAnsi"/>
                <w:i/>
                <w:iCs/>
                <w:color w:val="3C3C3C"/>
              </w:rPr>
            </w:pPr>
            <w:r>
              <w:rPr>
                <w:rFonts w:ascii="Raleway" w:hAnsi="Raleway" w:cstheme="minorHAnsi"/>
                <w:i/>
                <w:iCs/>
                <w:color w:val="3C3C3C"/>
              </w:rPr>
              <w:t>0</w:t>
            </w:r>
            <w:r w:rsidR="00AA48A0">
              <w:rPr>
                <w:rFonts w:ascii="Raleway" w:hAnsi="Raleway" w:cstheme="minorHAnsi"/>
                <w:i/>
                <w:iCs/>
                <w:color w:val="3C3C3C"/>
              </w:rPr>
              <w:t>9-01-2024</w:t>
            </w:r>
          </w:p>
        </w:tc>
        <w:tc>
          <w:tcPr>
            <w:tcW w:w="1253" w:type="dxa"/>
          </w:tcPr>
          <w:p w14:paraId="2F3151FA" w14:textId="2E128BAD" w:rsidR="00AA48A0" w:rsidRPr="000F3ABC" w:rsidRDefault="00AA48A0" w:rsidP="00AA48A0">
            <w:pPr>
              <w:rPr>
                <w:rFonts w:ascii="Raleway" w:hAnsi="Raleway" w:cstheme="minorHAnsi"/>
                <w:i/>
                <w:iCs/>
                <w:color w:val="3C3C3C"/>
              </w:rPr>
            </w:pPr>
            <w:r>
              <w:rPr>
                <w:rFonts w:ascii="Raleway" w:hAnsi="Raleway" w:cstheme="minorHAnsi"/>
                <w:i/>
                <w:iCs/>
                <w:color w:val="3C3C3C"/>
              </w:rPr>
              <w:t>9:00</w:t>
            </w:r>
          </w:p>
        </w:tc>
        <w:tc>
          <w:tcPr>
            <w:tcW w:w="1478" w:type="dxa"/>
          </w:tcPr>
          <w:p w14:paraId="1222A9BB" w14:textId="603D8D7E" w:rsidR="00AA48A0" w:rsidRPr="000F3ABC" w:rsidRDefault="00AA48A0" w:rsidP="00B66B96">
            <w:pPr>
              <w:rPr>
                <w:rFonts w:ascii="Raleway" w:hAnsi="Raleway" w:cstheme="minorHAnsi"/>
                <w:i/>
                <w:iCs/>
                <w:color w:val="3C3C3C"/>
              </w:rPr>
            </w:pPr>
            <w:r>
              <w:rPr>
                <w:rFonts w:ascii="Raleway" w:hAnsi="Raleway" w:cstheme="minorHAnsi"/>
                <w:i/>
                <w:iCs/>
                <w:color w:val="3C3C3C"/>
              </w:rPr>
              <w:t>22-01-2024</w:t>
            </w:r>
          </w:p>
        </w:tc>
        <w:tc>
          <w:tcPr>
            <w:tcW w:w="1092" w:type="dxa"/>
          </w:tcPr>
          <w:p w14:paraId="56D63077" w14:textId="387C1521" w:rsidR="00AA48A0" w:rsidRPr="000F3ABC" w:rsidRDefault="003B2288" w:rsidP="00AA48A0">
            <w:pPr>
              <w:rPr>
                <w:rFonts w:ascii="Raleway" w:hAnsi="Raleway" w:cstheme="minorHAnsi"/>
                <w:i/>
                <w:iCs/>
                <w:color w:val="3C3C3C"/>
              </w:rPr>
            </w:pPr>
            <w:r>
              <w:rPr>
                <w:rFonts w:ascii="Raleway" w:hAnsi="Raleway" w:cstheme="minorHAnsi"/>
                <w:i/>
                <w:iCs/>
                <w:color w:val="3C3C3C"/>
              </w:rPr>
              <w:t>3:15</w:t>
            </w:r>
          </w:p>
        </w:tc>
        <w:tc>
          <w:tcPr>
            <w:tcW w:w="904" w:type="dxa"/>
          </w:tcPr>
          <w:p w14:paraId="720E34A5" w14:textId="035FCDAC" w:rsidR="00AA48A0" w:rsidRPr="000F3ABC" w:rsidRDefault="003B2288" w:rsidP="00AA48A0">
            <w:pPr>
              <w:rPr>
                <w:rFonts w:ascii="Raleway" w:hAnsi="Raleway" w:cstheme="minorHAnsi"/>
                <w:i/>
                <w:iCs/>
                <w:color w:val="3C3C3C"/>
              </w:rPr>
            </w:pPr>
            <w:r w:rsidRPr="003B2288">
              <w:rPr>
                <w:rFonts w:ascii="Raleway" w:hAnsi="Raleway" w:cstheme="minorHAnsi"/>
                <w:i/>
                <w:iCs/>
                <w:color w:val="3C3C3C"/>
                <w:sz w:val="18"/>
                <w:szCs w:val="18"/>
              </w:rPr>
              <w:t>40 urren</w:t>
            </w:r>
          </w:p>
        </w:tc>
        <w:tc>
          <w:tcPr>
            <w:tcW w:w="2033" w:type="dxa"/>
          </w:tcPr>
          <w:p w14:paraId="2606A1F8" w14:textId="6A51A783" w:rsidR="00AA48A0" w:rsidRPr="000F3ABC" w:rsidRDefault="00AA48A0" w:rsidP="00AA48A0">
            <w:pPr>
              <w:rPr>
                <w:rFonts w:ascii="Raleway" w:hAnsi="Raleway" w:cstheme="minorHAnsi"/>
                <w:i/>
                <w:iCs/>
                <w:color w:val="3C3C3C"/>
              </w:rPr>
            </w:pPr>
            <w:r>
              <w:rPr>
                <w:rFonts w:ascii="Raleway" w:hAnsi="Raleway" w:cstheme="minorHAnsi"/>
                <w:i/>
                <w:iCs/>
                <w:color w:val="3C3C3C"/>
              </w:rPr>
              <w:t>Jaleel</w:t>
            </w:r>
            <w:r w:rsidR="00FF002F">
              <w:rPr>
                <w:rFonts w:ascii="Raleway" w:hAnsi="Raleway" w:cstheme="minorHAnsi"/>
                <w:i/>
                <w:iCs/>
                <w:color w:val="3C3C3C"/>
              </w:rPr>
              <w:t xml:space="preserve"> - Tijl</w:t>
            </w:r>
          </w:p>
        </w:tc>
      </w:tr>
      <w:tr w:rsidR="00B66B96" w:rsidRPr="00F72224" w14:paraId="6F2149B0" w14:textId="77777777" w:rsidTr="00AA48A0">
        <w:tc>
          <w:tcPr>
            <w:tcW w:w="2483" w:type="dxa"/>
          </w:tcPr>
          <w:p w14:paraId="653F55FF" w14:textId="600C7EBB" w:rsidR="00B66B96" w:rsidRDefault="00B66B96" w:rsidP="00B66B96">
            <w:pPr>
              <w:rPr>
                <w:rFonts w:ascii="Raleway" w:hAnsi="Raleway" w:cstheme="minorHAnsi"/>
                <w:i/>
                <w:iCs/>
                <w:color w:val="3C3C3C"/>
              </w:rPr>
            </w:pPr>
            <w:r>
              <w:rPr>
                <w:rFonts w:ascii="Raleway" w:hAnsi="Raleway" w:cstheme="minorHAnsi"/>
                <w:i/>
                <w:iCs/>
                <w:color w:val="3C3C3C"/>
              </w:rPr>
              <w:t>N</w:t>
            </w:r>
            <w:r w:rsidRPr="00B66B96">
              <w:rPr>
                <w:rFonts w:ascii="Raleway" w:hAnsi="Raleway" w:cstheme="minorHAnsi"/>
                <w:i/>
                <w:iCs/>
                <w:color w:val="3C3C3C"/>
              </w:rPr>
              <w:t>iveauwsysteem</w:t>
            </w:r>
          </w:p>
        </w:tc>
        <w:tc>
          <w:tcPr>
            <w:tcW w:w="1638" w:type="dxa"/>
          </w:tcPr>
          <w:p w14:paraId="49D31691" w14:textId="56641556" w:rsidR="00B66B96" w:rsidRDefault="00B66B96" w:rsidP="00B66B96">
            <w:pPr>
              <w:rPr>
                <w:rFonts w:ascii="Raleway" w:hAnsi="Raleway" w:cstheme="minorHAnsi"/>
                <w:i/>
                <w:iCs/>
                <w:color w:val="3C3C3C"/>
              </w:rPr>
            </w:pPr>
            <w:r>
              <w:rPr>
                <w:rFonts w:ascii="Raleway" w:hAnsi="Raleway" w:cstheme="minorHAnsi"/>
                <w:i/>
                <w:iCs/>
                <w:color w:val="3C3C3C"/>
              </w:rPr>
              <w:t>09-01-2024</w:t>
            </w:r>
          </w:p>
        </w:tc>
        <w:tc>
          <w:tcPr>
            <w:tcW w:w="1253" w:type="dxa"/>
          </w:tcPr>
          <w:p w14:paraId="421586FA" w14:textId="15D37928" w:rsidR="00B66B96" w:rsidRDefault="00B66B96" w:rsidP="00B66B96">
            <w:pPr>
              <w:rPr>
                <w:rFonts w:ascii="Raleway" w:hAnsi="Raleway" w:cstheme="minorHAnsi"/>
                <w:i/>
                <w:iCs/>
                <w:color w:val="3C3C3C"/>
              </w:rPr>
            </w:pPr>
            <w:r>
              <w:rPr>
                <w:rFonts w:ascii="Raleway" w:hAnsi="Raleway" w:cstheme="minorHAnsi"/>
                <w:i/>
                <w:iCs/>
                <w:color w:val="3C3C3C"/>
              </w:rPr>
              <w:t>9:00</w:t>
            </w:r>
          </w:p>
        </w:tc>
        <w:tc>
          <w:tcPr>
            <w:tcW w:w="1478" w:type="dxa"/>
          </w:tcPr>
          <w:p w14:paraId="4EE7F78A" w14:textId="7F301211" w:rsidR="00B66B96" w:rsidRDefault="00B66B96" w:rsidP="00B66B96">
            <w:pPr>
              <w:rPr>
                <w:rFonts w:ascii="Raleway" w:hAnsi="Raleway" w:cstheme="minorHAnsi"/>
                <w:i/>
                <w:iCs/>
                <w:color w:val="3C3C3C"/>
              </w:rPr>
            </w:pPr>
            <w:r>
              <w:rPr>
                <w:rFonts w:ascii="Raleway" w:hAnsi="Raleway" w:cstheme="minorHAnsi"/>
                <w:i/>
                <w:iCs/>
                <w:color w:val="3C3C3C"/>
              </w:rPr>
              <w:t>22-01-2024</w:t>
            </w:r>
          </w:p>
        </w:tc>
        <w:tc>
          <w:tcPr>
            <w:tcW w:w="1092" w:type="dxa"/>
          </w:tcPr>
          <w:p w14:paraId="3410575A" w14:textId="6B2B8671" w:rsidR="00B66B96" w:rsidRDefault="00B66B96" w:rsidP="00B66B96">
            <w:pPr>
              <w:rPr>
                <w:rFonts w:ascii="Raleway" w:hAnsi="Raleway" w:cstheme="minorHAnsi"/>
                <w:i/>
                <w:iCs/>
                <w:color w:val="3C3C3C"/>
              </w:rPr>
            </w:pPr>
            <w:r>
              <w:rPr>
                <w:rFonts w:ascii="Raleway" w:hAnsi="Raleway" w:cstheme="minorHAnsi"/>
                <w:i/>
                <w:iCs/>
                <w:color w:val="3C3C3C"/>
              </w:rPr>
              <w:t>3:15</w:t>
            </w:r>
          </w:p>
        </w:tc>
        <w:tc>
          <w:tcPr>
            <w:tcW w:w="904" w:type="dxa"/>
          </w:tcPr>
          <w:p w14:paraId="71F3F8F3" w14:textId="6E16BD84" w:rsidR="00B66B96" w:rsidRPr="003B2288" w:rsidRDefault="00FF002F" w:rsidP="00B66B96">
            <w:pPr>
              <w:rPr>
                <w:rFonts w:ascii="Raleway" w:hAnsi="Raleway" w:cstheme="minorHAnsi"/>
                <w:i/>
                <w:iCs/>
                <w:color w:val="3C3C3C"/>
                <w:sz w:val="18"/>
                <w:szCs w:val="18"/>
              </w:rPr>
            </w:pPr>
            <w:r>
              <w:rPr>
                <w:rFonts w:ascii="Raleway" w:hAnsi="Raleway" w:cstheme="minorHAnsi"/>
                <w:i/>
                <w:iCs/>
                <w:color w:val="3C3C3C"/>
                <w:sz w:val="18"/>
                <w:szCs w:val="18"/>
              </w:rPr>
              <w:t>40 uren</w:t>
            </w:r>
          </w:p>
        </w:tc>
        <w:tc>
          <w:tcPr>
            <w:tcW w:w="2033" w:type="dxa"/>
          </w:tcPr>
          <w:p w14:paraId="37A279A4" w14:textId="1C68F1AE" w:rsidR="00B66B96" w:rsidRDefault="00B66B96" w:rsidP="00B66B96">
            <w:pPr>
              <w:rPr>
                <w:rFonts w:ascii="Raleway" w:hAnsi="Raleway" w:cstheme="minorHAnsi"/>
                <w:i/>
                <w:iCs/>
                <w:color w:val="3C3C3C"/>
              </w:rPr>
            </w:pPr>
            <w:r>
              <w:rPr>
                <w:rFonts w:ascii="Raleway" w:hAnsi="Raleway" w:cstheme="minorHAnsi"/>
                <w:i/>
                <w:iCs/>
                <w:color w:val="3C3C3C"/>
              </w:rPr>
              <w:t>Jaleel</w:t>
            </w:r>
            <w:r w:rsidR="00FF002F">
              <w:rPr>
                <w:rFonts w:ascii="Raleway" w:hAnsi="Raleway" w:cstheme="minorHAnsi"/>
                <w:i/>
                <w:iCs/>
                <w:color w:val="3C3C3C"/>
              </w:rPr>
              <w:t xml:space="preserve"> - Tijl</w:t>
            </w:r>
          </w:p>
        </w:tc>
      </w:tr>
      <w:tr w:rsidR="00B66B96" w:rsidRPr="00F72224" w14:paraId="6B1B79BC" w14:textId="77777777" w:rsidTr="00AA48A0">
        <w:tc>
          <w:tcPr>
            <w:tcW w:w="2483" w:type="dxa"/>
          </w:tcPr>
          <w:p w14:paraId="4FB6BEBC" w14:textId="40AEE7F2" w:rsidR="00B66B96" w:rsidRPr="000F3ABC" w:rsidRDefault="00B66B96" w:rsidP="00B66B96">
            <w:pPr>
              <w:rPr>
                <w:rFonts w:ascii="Raleway" w:hAnsi="Raleway" w:cstheme="minorHAnsi"/>
                <w:i/>
                <w:iCs/>
                <w:color w:val="3C3C3C"/>
              </w:rPr>
            </w:pPr>
            <w:r>
              <w:rPr>
                <w:rFonts w:ascii="Raleway" w:hAnsi="Raleway" w:cstheme="minorHAnsi"/>
                <w:i/>
                <w:iCs/>
                <w:color w:val="3C3C3C"/>
              </w:rPr>
              <w:t>ChatBot</w:t>
            </w:r>
          </w:p>
        </w:tc>
        <w:tc>
          <w:tcPr>
            <w:tcW w:w="1638" w:type="dxa"/>
          </w:tcPr>
          <w:p w14:paraId="30C014E7" w14:textId="110C660F" w:rsidR="00B66B96" w:rsidRPr="000F3ABC" w:rsidRDefault="00FF002F" w:rsidP="00B66B96">
            <w:pPr>
              <w:rPr>
                <w:rFonts w:ascii="Raleway" w:hAnsi="Raleway" w:cstheme="minorHAnsi"/>
                <w:i/>
                <w:iCs/>
                <w:color w:val="3C3C3C"/>
              </w:rPr>
            </w:pPr>
            <w:r>
              <w:rPr>
                <w:rFonts w:ascii="Raleway" w:hAnsi="Raleway" w:cstheme="minorHAnsi"/>
                <w:i/>
                <w:iCs/>
                <w:color w:val="3C3C3C"/>
              </w:rPr>
              <w:t>24</w:t>
            </w:r>
            <w:r w:rsidR="00B66B96">
              <w:rPr>
                <w:rFonts w:ascii="Raleway" w:hAnsi="Raleway" w:cstheme="minorHAnsi"/>
                <w:i/>
                <w:iCs/>
                <w:color w:val="3C3C3C"/>
              </w:rPr>
              <w:t>-01-2023</w:t>
            </w:r>
          </w:p>
        </w:tc>
        <w:tc>
          <w:tcPr>
            <w:tcW w:w="1253" w:type="dxa"/>
          </w:tcPr>
          <w:p w14:paraId="53EEBD41" w14:textId="5C1E0B54" w:rsidR="00B66B96" w:rsidRPr="000F3ABC" w:rsidRDefault="00B66B96" w:rsidP="00B66B96">
            <w:pPr>
              <w:rPr>
                <w:rFonts w:ascii="Raleway" w:hAnsi="Raleway" w:cstheme="minorHAnsi"/>
                <w:i/>
                <w:iCs/>
                <w:color w:val="3C3C3C"/>
              </w:rPr>
            </w:pPr>
            <w:r>
              <w:rPr>
                <w:rFonts w:ascii="Raleway" w:hAnsi="Raleway" w:cstheme="minorHAnsi"/>
                <w:i/>
                <w:iCs/>
                <w:color w:val="3C3C3C"/>
              </w:rPr>
              <w:t>9:00</w:t>
            </w:r>
          </w:p>
        </w:tc>
        <w:tc>
          <w:tcPr>
            <w:tcW w:w="1478" w:type="dxa"/>
          </w:tcPr>
          <w:p w14:paraId="08DF5091" w14:textId="6093CC1B" w:rsidR="00B66B96" w:rsidRPr="000F3ABC" w:rsidRDefault="00FF002F" w:rsidP="00B66B96">
            <w:pPr>
              <w:rPr>
                <w:rFonts w:ascii="Raleway" w:hAnsi="Raleway" w:cstheme="minorHAnsi"/>
                <w:i/>
                <w:iCs/>
                <w:color w:val="3C3C3C"/>
              </w:rPr>
            </w:pPr>
            <w:r>
              <w:rPr>
                <w:rFonts w:ascii="Raleway" w:hAnsi="Raleway" w:cstheme="minorHAnsi"/>
                <w:i/>
                <w:iCs/>
                <w:color w:val="3C3C3C"/>
              </w:rPr>
              <w:t>26-01-2024</w:t>
            </w:r>
          </w:p>
        </w:tc>
        <w:tc>
          <w:tcPr>
            <w:tcW w:w="1092" w:type="dxa"/>
          </w:tcPr>
          <w:p w14:paraId="7A227801" w14:textId="17E37D9D" w:rsidR="00B66B96" w:rsidRPr="000F3ABC" w:rsidRDefault="00FF002F" w:rsidP="00B66B96">
            <w:pPr>
              <w:rPr>
                <w:rFonts w:ascii="Raleway" w:hAnsi="Raleway" w:cstheme="minorHAnsi"/>
                <w:i/>
                <w:iCs/>
                <w:color w:val="3C3C3C"/>
              </w:rPr>
            </w:pPr>
            <w:r>
              <w:rPr>
                <w:rFonts w:ascii="Raleway" w:hAnsi="Raleway" w:cstheme="minorHAnsi"/>
                <w:i/>
                <w:iCs/>
                <w:color w:val="3C3C3C"/>
              </w:rPr>
              <w:t>3:15</w:t>
            </w:r>
          </w:p>
        </w:tc>
        <w:tc>
          <w:tcPr>
            <w:tcW w:w="904" w:type="dxa"/>
          </w:tcPr>
          <w:p w14:paraId="1762BA73" w14:textId="607C3CBD" w:rsidR="00B66B96" w:rsidRPr="00FF002F" w:rsidRDefault="00FF002F" w:rsidP="00B66B96">
            <w:pPr>
              <w:rPr>
                <w:rFonts w:ascii="Raleway" w:hAnsi="Raleway" w:cstheme="minorHAnsi"/>
                <w:i/>
                <w:iCs/>
                <w:color w:val="3C3C3C"/>
                <w:sz w:val="18"/>
                <w:szCs w:val="18"/>
              </w:rPr>
            </w:pPr>
            <w:r w:rsidRPr="00FF002F">
              <w:rPr>
                <w:rFonts w:ascii="Raleway" w:hAnsi="Raleway" w:cstheme="minorHAnsi"/>
                <w:i/>
                <w:iCs/>
                <w:color w:val="3C3C3C"/>
                <w:sz w:val="18"/>
                <w:szCs w:val="18"/>
              </w:rPr>
              <w:t>8 uren</w:t>
            </w:r>
          </w:p>
        </w:tc>
        <w:tc>
          <w:tcPr>
            <w:tcW w:w="2033" w:type="dxa"/>
          </w:tcPr>
          <w:p w14:paraId="41977976" w14:textId="11050AEE" w:rsidR="00B66B96" w:rsidRPr="000F3ABC" w:rsidRDefault="00B66B96" w:rsidP="00B66B96">
            <w:pPr>
              <w:rPr>
                <w:rFonts w:ascii="Raleway" w:hAnsi="Raleway" w:cstheme="minorHAnsi"/>
                <w:i/>
                <w:iCs/>
                <w:color w:val="3C3C3C"/>
              </w:rPr>
            </w:pPr>
            <w:r>
              <w:rPr>
                <w:rFonts w:ascii="Raleway" w:hAnsi="Raleway" w:cstheme="minorHAnsi"/>
                <w:i/>
                <w:iCs/>
                <w:color w:val="3C3C3C"/>
              </w:rPr>
              <w:t>Jaleel</w:t>
            </w:r>
          </w:p>
        </w:tc>
      </w:tr>
      <w:tr w:rsidR="00FF002F" w:rsidRPr="00F72224" w14:paraId="0B2BB821" w14:textId="77777777" w:rsidTr="00AA48A0">
        <w:tc>
          <w:tcPr>
            <w:tcW w:w="2483" w:type="dxa"/>
          </w:tcPr>
          <w:p w14:paraId="181A0148" w14:textId="36B6D926" w:rsidR="00FF002F" w:rsidRPr="000F3ABC" w:rsidRDefault="00FF002F" w:rsidP="00FF002F">
            <w:pPr>
              <w:rPr>
                <w:rFonts w:ascii="Raleway" w:hAnsi="Raleway" w:cstheme="minorHAnsi"/>
                <w:i/>
                <w:iCs/>
                <w:color w:val="3C3C3C"/>
              </w:rPr>
            </w:pPr>
            <w:r>
              <w:rPr>
                <w:rFonts w:ascii="Raleway" w:hAnsi="Raleway" w:cstheme="minorHAnsi"/>
                <w:i/>
                <w:iCs/>
                <w:color w:val="3C3C3C"/>
              </w:rPr>
              <w:t>FireStore aansluiten</w:t>
            </w:r>
          </w:p>
        </w:tc>
        <w:tc>
          <w:tcPr>
            <w:tcW w:w="1638" w:type="dxa"/>
          </w:tcPr>
          <w:p w14:paraId="38AFF4DC" w14:textId="10968CB5" w:rsidR="00FF002F" w:rsidRPr="000F3ABC" w:rsidRDefault="00FF002F" w:rsidP="00FF002F">
            <w:pPr>
              <w:rPr>
                <w:rFonts w:ascii="Raleway" w:hAnsi="Raleway" w:cstheme="minorHAnsi"/>
                <w:i/>
                <w:iCs/>
                <w:color w:val="3C3C3C"/>
              </w:rPr>
            </w:pPr>
            <w:r>
              <w:rPr>
                <w:rFonts w:ascii="Raleway" w:hAnsi="Raleway" w:cstheme="minorHAnsi"/>
                <w:i/>
                <w:iCs/>
                <w:color w:val="3C3C3C"/>
              </w:rPr>
              <w:t>01-02-2023</w:t>
            </w:r>
          </w:p>
        </w:tc>
        <w:tc>
          <w:tcPr>
            <w:tcW w:w="1253" w:type="dxa"/>
          </w:tcPr>
          <w:p w14:paraId="51515D42" w14:textId="62E0393A" w:rsidR="00FF002F" w:rsidRPr="000F3ABC" w:rsidRDefault="00FF002F" w:rsidP="00FF002F">
            <w:pPr>
              <w:rPr>
                <w:rFonts w:ascii="Raleway" w:hAnsi="Raleway" w:cstheme="minorHAnsi"/>
                <w:i/>
                <w:iCs/>
                <w:color w:val="3C3C3C"/>
              </w:rPr>
            </w:pPr>
            <w:r>
              <w:rPr>
                <w:rFonts w:ascii="Raleway" w:hAnsi="Raleway" w:cstheme="minorHAnsi"/>
                <w:i/>
                <w:iCs/>
                <w:color w:val="3C3C3C"/>
              </w:rPr>
              <w:t>9:00</w:t>
            </w:r>
          </w:p>
        </w:tc>
        <w:tc>
          <w:tcPr>
            <w:tcW w:w="1478" w:type="dxa"/>
          </w:tcPr>
          <w:p w14:paraId="397395CD" w14:textId="0B7E8563" w:rsidR="00FF002F" w:rsidRPr="000F3ABC" w:rsidRDefault="00FF002F" w:rsidP="00FF002F">
            <w:pPr>
              <w:rPr>
                <w:rFonts w:ascii="Raleway" w:hAnsi="Raleway" w:cstheme="minorHAnsi"/>
                <w:i/>
                <w:iCs/>
                <w:color w:val="3C3C3C"/>
              </w:rPr>
            </w:pPr>
            <w:r>
              <w:rPr>
                <w:rFonts w:ascii="Raleway" w:hAnsi="Raleway" w:cstheme="minorHAnsi"/>
                <w:i/>
                <w:iCs/>
                <w:color w:val="3C3C3C"/>
              </w:rPr>
              <w:t>7-02-2024</w:t>
            </w:r>
          </w:p>
        </w:tc>
        <w:tc>
          <w:tcPr>
            <w:tcW w:w="1092" w:type="dxa"/>
          </w:tcPr>
          <w:p w14:paraId="2246B7BC" w14:textId="2154A543" w:rsidR="00FF002F" w:rsidRPr="000F3ABC" w:rsidRDefault="00FF002F" w:rsidP="00FF002F">
            <w:pPr>
              <w:rPr>
                <w:rFonts w:ascii="Raleway" w:hAnsi="Raleway" w:cstheme="minorHAnsi"/>
                <w:i/>
                <w:iCs/>
                <w:color w:val="3C3C3C"/>
              </w:rPr>
            </w:pPr>
            <w:r>
              <w:rPr>
                <w:rFonts w:ascii="Raleway" w:hAnsi="Raleway" w:cstheme="minorHAnsi"/>
                <w:i/>
                <w:iCs/>
                <w:color w:val="3C3C3C"/>
              </w:rPr>
              <w:t>3:15</w:t>
            </w:r>
          </w:p>
        </w:tc>
        <w:tc>
          <w:tcPr>
            <w:tcW w:w="904" w:type="dxa"/>
          </w:tcPr>
          <w:p w14:paraId="0E036E1C" w14:textId="7BCD2822" w:rsidR="00FF002F" w:rsidRPr="000F3ABC" w:rsidRDefault="00FF002F" w:rsidP="00FF002F">
            <w:pPr>
              <w:rPr>
                <w:rFonts w:ascii="Raleway" w:hAnsi="Raleway" w:cstheme="minorHAnsi"/>
                <w:i/>
                <w:iCs/>
                <w:color w:val="3C3C3C"/>
              </w:rPr>
            </w:pPr>
            <w:r w:rsidRPr="00FF002F">
              <w:rPr>
                <w:rFonts w:ascii="Raleway" w:hAnsi="Raleway" w:cstheme="minorHAnsi"/>
                <w:i/>
                <w:iCs/>
                <w:color w:val="3C3C3C"/>
                <w:sz w:val="18"/>
                <w:szCs w:val="18"/>
              </w:rPr>
              <w:t>10 uren</w:t>
            </w:r>
          </w:p>
        </w:tc>
        <w:tc>
          <w:tcPr>
            <w:tcW w:w="2033" w:type="dxa"/>
          </w:tcPr>
          <w:p w14:paraId="34A3CE3D" w14:textId="0160E02F" w:rsidR="00FF002F" w:rsidRPr="000F3ABC" w:rsidRDefault="00FF002F" w:rsidP="00FF002F">
            <w:pPr>
              <w:rPr>
                <w:rFonts w:ascii="Raleway" w:hAnsi="Raleway" w:cstheme="minorHAnsi"/>
                <w:i/>
                <w:iCs/>
                <w:color w:val="3C3C3C"/>
              </w:rPr>
            </w:pPr>
            <w:r>
              <w:rPr>
                <w:rFonts w:ascii="Raleway" w:hAnsi="Raleway" w:cstheme="minorHAnsi"/>
                <w:i/>
                <w:iCs/>
                <w:color w:val="3C3C3C"/>
              </w:rPr>
              <w:t>Tijl - Jaleel</w:t>
            </w:r>
          </w:p>
        </w:tc>
      </w:tr>
      <w:tr w:rsidR="00FF002F" w:rsidRPr="00F72224" w14:paraId="3C7D2BA2" w14:textId="77777777" w:rsidTr="00AA48A0">
        <w:tc>
          <w:tcPr>
            <w:tcW w:w="2483" w:type="dxa"/>
          </w:tcPr>
          <w:p w14:paraId="274385C8" w14:textId="723CF666" w:rsidR="00FF002F" w:rsidRPr="000F3ABC" w:rsidRDefault="00FF002F" w:rsidP="00FF002F">
            <w:pPr>
              <w:rPr>
                <w:rFonts w:ascii="Raleway" w:hAnsi="Raleway" w:cstheme="minorHAnsi"/>
                <w:i/>
                <w:iCs/>
                <w:color w:val="3C3C3C"/>
              </w:rPr>
            </w:pPr>
            <w:r>
              <w:rPr>
                <w:rFonts w:ascii="Raleway" w:hAnsi="Raleway" w:cstheme="minorHAnsi"/>
                <w:i/>
                <w:iCs/>
                <w:color w:val="3C3C3C"/>
              </w:rPr>
              <w:t>Documentatie</w:t>
            </w:r>
          </w:p>
        </w:tc>
        <w:tc>
          <w:tcPr>
            <w:tcW w:w="1638" w:type="dxa"/>
          </w:tcPr>
          <w:p w14:paraId="6470218C" w14:textId="7553C841" w:rsidR="00FF002F" w:rsidRPr="000F3ABC" w:rsidRDefault="00FF002F" w:rsidP="00FF002F">
            <w:pPr>
              <w:rPr>
                <w:rFonts w:ascii="Raleway" w:hAnsi="Raleway" w:cstheme="minorHAnsi"/>
                <w:i/>
                <w:iCs/>
                <w:color w:val="3C3C3C"/>
              </w:rPr>
            </w:pPr>
            <w:r>
              <w:rPr>
                <w:rFonts w:ascii="Raleway" w:hAnsi="Raleway" w:cstheme="minorHAnsi"/>
                <w:i/>
                <w:iCs/>
                <w:color w:val="3C3C3C"/>
              </w:rPr>
              <w:t>7-02-2024</w:t>
            </w:r>
          </w:p>
        </w:tc>
        <w:tc>
          <w:tcPr>
            <w:tcW w:w="1253" w:type="dxa"/>
          </w:tcPr>
          <w:p w14:paraId="3CC3D42C" w14:textId="6B71AEE9" w:rsidR="00FF002F" w:rsidRPr="000F3ABC" w:rsidRDefault="00FF002F" w:rsidP="00FF002F">
            <w:pPr>
              <w:rPr>
                <w:rFonts w:ascii="Raleway" w:hAnsi="Raleway" w:cstheme="minorHAnsi"/>
                <w:i/>
                <w:iCs/>
                <w:color w:val="3C3C3C"/>
              </w:rPr>
            </w:pPr>
            <w:r>
              <w:rPr>
                <w:rFonts w:ascii="Raleway" w:hAnsi="Raleway" w:cstheme="minorHAnsi"/>
                <w:i/>
                <w:iCs/>
                <w:color w:val="3C3C3C"/>
              </w:rPr>
              <w:t>9:00</w:t>
            </w:r>
          </w:p>
        </w:tc>
        <w:tc>
          <w:tcPr>
            <w:tcW w:w="1478" w:type="dxa"/>
          </w:tcPr>
          <w:p w14:paraId="3FAF6D6F" w14:textId="7C96A0DC" w:rsidR="00FF002F" w:rsidRPr="000F3ABC" w:rsidRDefault="00FF002F" w:rsidP="00FF002F">
            <w:pPr>
              <w:rPr>
                <w:rFonts w:ascii="Raleway" w:hAnsi="Raleway" w:cstheme="minorHAnsi"/>
                <w:i/>
                <w:iCs/>
                <w:color w:val="3C3C3C"/>
              </w:rPr>
            </w:pPr>
            <w:r>
              <w:rPr>
                <w:rFonts w:ascii="Raleway" w:hAnsi="Raleway" w:cstheme="minorHAnsi"/>
                <w:i/>
                <w:iCs/>
                <w:color w:val="3C3C3C"/>
              </w:rPr>
              <w:t>6-03-2024</w:t>
            </w:r>
          </w:p>
        </w:tc>
        <w:tc>
          <w:tcPr>
            <w:tcW w:w="1092" w:type="dxa"/>
          </w:tcPr>
          <w:p w14:paraId="4805FFCF" w14:textId="7B1D0CB1" w:rsidR="00FF002F" w:rsidRPr="000F3ABC" w:rsidRDefault="00FF002F" w:rsidP="00FF002F">
            <w:pPr>
              <w:rPr>
                <w:rFonts w:ascii="Raleway" w:hAnsi="Raleway" w:cstheme="minorHAnsi"/>
                <w:i/>
                <w:iCs/>
                <w:color w:val="3C3C3C"/>
              </w:rPr>
            </w:pPr>
            <w:r>
              <w:rPr>
                <w:rFonts w:ascii="Raleway" w:hAnsi="Raleway" w:cstheme="minorHAnsi"/>
                <w:i/>
                <w:iCs/>
                <w:color w:val="3C3C3C"/>
              </w:rPr>
              <w:t>3:15</w:t>
            </w:r>
          </w:p>
        </w:tc>
        <w:tc>
          <w:tcPr>
            <w:tcW w:w="904" w:type="dxa"/>
          </w:tcPr>
          <w:p w14:paraId="293382CA" w14:textId="2740A16F" w:rsidR="00FF002F" w:rsidRPr="000F3ABC" w:rsidRDefault="00FF002F" w:rsidP="00FF002F">
            <w:pPr>
              <w:jc w:val="center"/>
              <w:rPr>
                <w:rFonts w:ascii="Raleway" w:hAnsi="Raleway" w:cstheme="minorHAnsi"/>
                <w:i/>
                <w:iCs/>
                <w:color w:val="3C3C3C"/>
              </w:rPr>
            </w:pPr>
            <w:r>
              <w:rPr>
                <w:rFonts w:ascii="Raleway" w:hAnsi="Raleway" w:cstheme="minorHAnsi"/>
                <w:i/>
                <w:iCs/>
                <w:color w:val="3C3C3C"/>
              </w:rPr>
              <w:t>∞</w:t>
            </w:r>
          </w:p>
        </w:tc>
        <w:tc>
          <w:tcPr>
            <w:tcW w:w="2033" w:type="dxa"/>
          </w:tcPr>
          <w:p w14:paraId="382D4A03" w14:textId="1B715FE9" w:rsidR="00FF002F" w:rsidRPr="000F3ABC" w:rsidRDefault="00FF002F" w:rsidP="00FF002F">
            <w:pPr>
              <w:rPr>
                <w:rFonts w:ascii="Raleway" w:hAnsi="Raleway" w:cstheme="minorHAnsi"/>
                <w:i/>
                <w:iCs/>
                <w:color w:val="3C3C3C"/>
              </w:rPr>
            </w:pPr>
            <w:r>
              <w:rPr>
                <w:rFonts w:ascii="Raleway" w:hAnsi="Raleway" w:cstheme="minorHAnsi"/>
                <w:i/>
                <w:iCs/>
                <w:color w:val="3C3C3C"/>
              </w:rPr>
              <w:t>Jaleel</w:t>
            </w:r>
          </w:p>
        </w:tc>
      </w:tr>
      <w:tr w:rsidR="00FF002F" w:rsidRPr="00F72224" w14:paraId="0B249901" w14:textId="77777777" w:rsidTr="00AA48A0">
        <w:tc>
          <w:tcPr>
            <w:tcW w:w="2483" w:type="dxa"/>
          </w:tcPr>
          <w:p w14:paraId="28FFB7D3" w14:textId="70A283C5" w:rsidR="00FF002F" w:rsidRPr="000F3ABC" w:rsidRDefault="00FF002F" w:rsidP="00FF002F">
            <w:pPr>
              <w:rPr>
                <w:rFonts w:ascii="Raleway" w:hAnsi="Raleway" w:cstheme="minorHAnsi"/>
                <w:i/>
                <w:iCs/>
                <w:color w:val="3C3C3C"/>
              </w:rPr>
            </w:pPr>
            <w:r>
              <w:rPr>
                <w:rFonts w:ascii="Raleway" w:hAnsi="Raleway" w:cstheme="minorHAnsi"/>
                <w:i/>
                <w:iCs/>
                <w:color w:val="3C3C3C"/>
              </w:rPr>
              <w:t>Web-Game</w:t>
            </w:r>
          </w:p>
        </w:tc>
        <w:tc>
          <w:tcPr>
            <w:tcW w:w="1638" w:type="dxa"/>
          </w:tcPr>
          <w:p w14:paraId="753BE88D" w14:textId="07493518" w:rsidR="00FF002F" w:rsidRPr="000F3ABC" w:rsidRDefault="00FF002F" w:rsidP="00FF002F">
            <w:pPr>
              <w:rPr>
                <w:rFonts w:ascii="Raleway" w:hAnsi="Raleway" w:cstheme="minorHAnsi"/>
                <w:i/>
                <w:iCs/>
                <w:color w:val="3C3C3C"/>
              </w:rPr>
            </w:pPr>
            <w:r>
              <w:rPr>
                <w:rFonts w:ascii="Raleway" w:hAnsi="Raleway" w:cstheme="minorHAnsi"/>
                <w:i/>
                <w:iCs/>
                <w:color w:val="3C3C3C"/>
              </w:rPr>
              <w:t>07-03-2024</w:t>
            </w:r>
          </w:p>
        </w:tc>
        <w:tc>
          <w:tcPr>
            <w:tcW w:w="1253" w:type="dxa"/>
          </w:tcPr>
          <w:p w14:paraId="16554D54" w14:textId="1E0200F5" w:rsidR="00FF002F" w:rsidRPr="000F3ABC" w:rsidRDefault="00FF002F" w:rsidP="00FF002F">
            <w:pPr>
              <w:rPr>
                <w:rFonts w:ascii="Raleway" w:hAnsi="Raleway" w:cstheme="minorHAnsi"/>
                <w:i/>
                <w:iCs/>
                <w:color w:val="3C3C3C"/>
              </w:rPr>
            </w:pPr>
            <w:r>
              <w:rPr>
                <w:rFonts w:ascii="Raleway" w:hAnsi="Raleway" w:cstheme="minorHAnsi"/>
                <w:i/>
                <w:iCs/>
                <w:color w:val="3C3C3C"/>
              </w:rPr>
              <w:t>9:00</w:t>
            </w:r>
          </w:p>
        </w:tc>
        <w:tc>
          <w:tcPr>
            <w:tcW w:w="1478" w:type="dxa"/>
          </w:tcPr>
          <w:p w14:paraId="61845CC4" w14:textId="4FDDECE3" w:rsidR="00FF002F" w:rsidRPr="000F3ABC" w:rsidRDefault="00FF002F" w:rsidP="00FF002F">
            <w:pPr>
              <w:rPr>
                <w:rFonts w:ascii="Raleway" w:hAnsi="Raleway" w:cstheme="minorHAnsi"/>
                <w:i/>
                <w:iCs/>
                <w:color w:val="3C3C3C"/>
              </w:rPr>
            </w:pPr>
            <w:r>
              <w:rPr>
                <w:rFonts w:ascii="Raleway" w:hAnsi="Raleway" w:cstheme="minorHAnsi"/>
                <w:i/>
                <w:iCs/>
                <w:color w:val="3C3C3C"/>
              </w:rPr>
              <w:t>1-04-2024</w:t>
            </w:r>
          </w:p>
        </w:tc>
        <w:tc>
          <w:tcPr>
            <w:tcW w:w="1092" w:type="dxa"/>
          </w:tcPr>
          <w:p w14:paraId="2DE7AF75" w14:textId="0ECA19E0" w:rsidR="00FF002F" w:rsidRPr="000F3ABC" w:rsidRDefault="00FF002F" w:rsidP="00FF002F">
            <w:pPr>
              <w:rPr>
                <w:rFonts w:ascii="Raleway" w:hAnsi="Raleway" w:cstheme="minorHAnsi"/>
                <w:i/>
                <w:iCs/>
                <w:color w:val="3C3C3C"/>
              </w:rPr>
            </w:pPr>
            <w:r>
              <w:rPr>
                <w:rFonts w:ascii="Raleway" w:hAnsi="Raleway" w:cstheme="minorHAnsi"/>
                <w:i/>
                <w:iCs/>
                <w:color w:val="3C3C3C"/>
              </w:rPr>
              <w:t>3:15</w:t>
            </w:r>
          </w:p>
        </w:tc>
        <w:tc>
          <w:tcPr>
            <w:tcW w:w="904" w:type="dxa"/>
          </w:tcPr>
          <w:p w14:paraId="2C42F6B1" w14:textId="1FAC1224" w:rsidR="00FF002F" w:rsidRPr="00FF002F" w:rsidRDefault="00FF002F" w:rsidP="00FF002F">
            <w:pPr>
              <w:rPr>
                <w:rFonts w:ascii="Raleway" w:hAnsi="Raleway" w:cstheme="minorHAnsi"/>
                <w:i/>
                <w:iCs/>
                <w:color w:val="3C3C3C"/>
                <w:sz w:val="16"/>
                <w:szCs w:val="16"/>
              </w:rPr>
            </w:pPr>
            <w:r w:rsidRPr="00FF002F">
              <w:rPr>
                <w:rFonts w:ascii="Raleway" w:hAnsi="Raleway" w:cstheme="minorHAnsi"/>
                <w:i/>
                <w:iCs/>
                <w:color w:val="3C3C3C"/>
                <w:sz w:val="16"/>
                <w:szCs w:val="16"/>
              </w:rPr>
              <w:t>100 uren</w:t>
            </w:r>
          </w:p>
        </w:tc>
        <w:tc>
          <w:tcPr>
            <w:tcW w:w="2033" w:type="dxa"/>
          </w:tcPr>
          <w:p w14:paraId="1FFEC051" w14:textId="4295541E" w:rsidR="00FF002F" w:rsidRPr="000F3ABC" w:rsidRDefault="00FF002F" w:rsidP="00FF002F">
            <w:pPr>
              <w:rPr>
                <w:rFonts w:ascii="Raleway" w:hAnsi="Raleway" w:cstheme="minorHAnsi"/>
                <w:i/>
                <w:iCs/>
                <w:color w:val="3C3C3C"/>
              </w:rPr>
            </w:pPr>
            <w:r>
              <w:rPr>
                <w:rFonts w:ascii="Raleway" w:hAnsi="Raleway" w:cstheme="minorHAnsi"/>
                <w:i/>
                <w:iCs/>
                <w:color w:val="3C3C3C"/>
              </w:rPr>
              <w:t>Tijl - Jaleel</w:t>
            </w:r>
          </w:p>
        </w:tc>
      </w:tr>
      <w:tr w:rsidR="00FF002F" w:rsidRPr="00F72224" w14:paraId="68D8B60A" w14:textId="77777777" w:rsidTr="00AA48A0">
        <w:tc>
          <w:tcPr>
            <w:tcW w:w="2483" w:type="dxa"/>
          </w:tcPr>
          <w:p w14:paraId="160E69F9" w14:textId="48BBF528" w:rsidR="00FF002F" w:rsidRPr="000F3ABC" w:rsidRDefault="00FF002F" w:rsidP="00FF002F">
            <w:pPr>
              <w:rPr>
                <w:rFonts w:ascii="Raleway" w:hAnsi="Raleway" w:cstheme="minorHAnsi"/>
                <w:i/>
                <w:iCs/>
                <w:color w:val="3C3C3C"/>
              </w:rPr>
            </w:pPr>
          </w:p>
        </w:tc>
        <w:tc>
          <w:tcPr>
            <w:tcW w:w="1638" w:type="dxa"/>
          </w:tcPr>
          <w:p w14:paraId="4204282F" w14:textId="77777777" w:rsidR="00FF002F" w:rsidRPr="000F3ABC" w:rsidRDefault="00FF002F" w:rsidP="00FF002F">
            <w:pPr>
              <w:rPr>
                <w:rFonts w:ascii="Raleway" w:hAnsi="Raleway" w:cstheme="minorHAnsi"/>
                <w:i/>
                <w:iCs/>
                <w:color w:val="3C3C3C"/>
              </w:rPr>
            </w:pPr>
          </w:p>
        </w:tc>
        <w:tc>
          <w:tcPr>
            <w:tcW w:w="1253" w:type="dxa"/>
          </w:tcPr>
          <w:p w14:paraId="34866BCA" w14:textId="77777777" w:rsidR="00FF002F" w:rsidRPr="000F3ABC" w:rsidRDefault="00FF002F" w:rsidP="00FF002F">
            <w:pPr>
              <w:rPr>
                <w:rFonts w:ascii="Raleway" w:hAnsi="Raleway" w:cstheme="minorHAnsi"/>
                <w:i/>
                <w:iCs/>
                <w:color w:val="3C3C3C"/>
              </w:rPr>
            </w:pPr>
          </w:p>
        </w:tc>
        <w:tc>
          <w:tcPr>
            <w:tcW w:w="1478" w:type="dxa"/>
          </w:tcPr>
          <w:p w14:paraId="23E2009F" w14:textId="77777777" w:rsidR="00FF002F" w:rsidRPr="000F3ABC" w:rsidRDefault="00FF002F" w:rsidP="00FF002F">
            <w:pPr>
              <w:rPr>
                <w:rFonts w:ascii="Raleway" w:hAnsi="Raleway" w:cstheme="minorHAnsi"/>
                <w:i/>
                <w:iCs/>
                <w:color w:val="3C3C3C"/>
              </w:rPr>
            </w:pPr>
          </w:p>
        </w:tc>
        <w:tc>
          <w:tcPr>
            <w:tcW w:w="1092" w:type="dxa"/>
          </w:tcPr>
          <w:p w14:paraId="303E9E3E" w14:textId="77777777" w:rsidR="00FF002F" w:rsidRPr="000F3ABC" w:rsidRDefault="00FF002F" w:rsidP="00FF002F">
            <w:pPr>
              <w:rPr>
                <w:rFonts w:ascii="Raleway" w:hAnsi="Raleway" w:cstheme="minorHAnsi"/>
                <w:i/>
                <w:iCs/>
                <w:color w:val="3C3C3C"/>
              </w:rPr>
            </w:pPr>
          </w:p>
        </w:tc>
        <w:tc>
          <w:tcPr>
            <w:tcW w:w="904" w:type="dxa"/>
          </w:tcPr>
          <w:p w14:paraId="6D497920" w14:textId="77777777" w:rsidR="00FF002F" w:rsidRPr="000F3ABC" w:rsidRDefault="00FF002F" w:rsidP="00FF002F">
            <w:pPr>
              <w:rPr>
                <w:rFonts w:ascii="Raleway" w:hAnsi="Raleway" w:cstheme="minorHAnsi"/>
                <w:i/>
                <w:iCs/>
                <w:color w:val="3C3C3C"/>
              </w:rPr>
            </w:pPr>
          </w:p>
        </w:tc>
        <w:tc>
          <w:tcPr>
            <w:tcW w:w="2033" w:type="dxa"/>
          </w:tcPr>
          <w:p w14:paraId="36B8C134" w14:textId="77777777" w:rsidR="00FF002F" w:rsidRPr="000F3ABC" w:rsidRDefault="00FF002F" w:rsidP="00FF002F">
            <w:pPr>
              <w:rPr>
                <w:rFonts w:ascii="Raleway" w:hAnsi="Raleway" w:cstheme="minorHAnsi"/>
                <w:i/>
                <w:iCs/>
                <w:color w:val="3C3C3C"/>
              </w:rPr>
            </w:pPr>
          </w:p>
        </w:tc>
      </w:tr>
      <w:tr w:rsidR="00FF002F" w:rsidRPr="00F72224" w14:paraId="6BABD2DD" w14:textId="77777777" w:rsidTr="00AA48A0">
        <w:tc>
          <w:tcPr>
            <w:tcW w:w="2483" w:type="dxa"/>
          </w:tcPr>
          <w:p w14:paraId="5CCC88C7" w14:textId="77777777" w:rsidR="00FF002F" w:rsidRPr="000F3ABC" w:rsidRDefault="00FF002F" w:rsidP="00FF002F">
            <w:pPr>
              <w:rPr>
                <w:rFonts w:ascii="Raleway" w:hAnsi="Raleway" w:cstheme="minorHAnsi"/>
                <w:i/>
                <w:iCs/>
                <w:color w:val="3C3C3C"/>
              </w:rPr>
            </w:pPr>
          </w:p>
        </w:tc>
        <w:tc>
          <w:tcPr>
            <w:tcW w:w="1638" w:type="dxa"/>
          </w:tcPr>
          <w:p w14:paraId="2DA830C2" w14:textId="77777777" w:rsidR="00FF002F" w:rsidRPr="000F3ABC" w:rsidRDefault="00FF002F" w:rsidP="00FF002F">
            <w:pPr>
              <w:rPr>
                <w:rFonts w:ascii="Raleway" w:hAnsi="Raleway" w:cstheme="minorHAnsi"/>
                <w:i/>
                <w:iCs/>
                <w:color w:val="3C3C3C"/>
              </w:rPr>
            </w:pPr>
          </w:p>
        </w:tc>
        <w:tc>
          <w:tcPr>
            <w:tcW w:w="1253" w:type="dxa"/>
          </w:tcPr>
          <w:p w14:paraId="28633C9F" w14:textId="77777777" w:rsidR="00FF002F" w:rsidRPr="000F3ABC" w:rsidRDefault="00FF002F" w:rsidP="00FF002F">
            <w:pPr>
              <w:rPr>
                <w:rFonts w:ascii="Raleway" w:hAnsi="Raleway" w:cstheme="minorHAnsi"/>
                <w:i/>
                <w:iCs/>
                <w:color w:val="3C3C3C"/>
              </w:rPr>
            </w:pPr>
          </w:p>
        </w:tc>
        <w:tc>
          <w:tcPr>
            <w:tcW w:w="1478" w:type="dxa"/>
          </w:tcPr>
          <w:p w14:paraId="021977CE" w14:textId="77777777" w:rsidR="00FF002F" w:rsidRPr="000F3ABC" w:rsidRDefault="00FF002F" w:rsidP="00FF002F">
            <w:pPr>
              <w:rPr>
                <w:rFonts w:ascii="Raleway" w:hAnsi="Raleway" w:cstheme="minorHAnsi"/>
                <w:i/>
                <w:iCs/>
                <w:color w:val="3C3C3C"/>
              </w:rPr>
            </w:pPr>
          </w:p>
        </w:tc>
        <w:tc>
          <w:tcPr>
            <w:tcW w:w="1092" w:type="dxa"/>
          </w:tcPr>
          <w:p w14:paraId="2615DDB9" w14:textId="77777777" w:rsidR="00FF002F" w:rsidRPr="000F3ABC" w:rsidRDefault="00FF002F" w:rsidP="00FF002F">
            <w:pPr>
              <w:rPr>
                <w:rFonts w:ascii="Raleway" w:hAnsi="Raleway" w:cstheme="minorHAnsi"/>
                <w:i/>
                <w:iCs/>
                <w:color w:val="3C3C3C"/>
              </w:rPr>
            </w:pPr>
          </w:p>
        </w:tc>
        <w:tc>
          <w:tcPr>
            <w:tcW w:w="904" w:type="dxa"/>
          </w:tcPr>
          <w:p w14:paraId="2FE7CB6A" w14:textId="77777777" w:rsidR="00FF002F" w:rsidRPr="000F3ABC" w:rsidRDefault="00FF002F" w:rsidP="00FF002F">
            <w:pPr>
              <w:rPr>
                <w:rFonts w:ascii="Raleway" w:hAnsi="Raleway" w:cstheme="minorHAnsi"/>
                <w:i/>
                <w:iCs/>
                <w:color w:val="3C3C3C"/>
              </w:rPr>
            </w:pPr>
          </w:p>
        </w:tc>
        <w:tc>
          <w:tcPr>
            <w:tcW w:w="2033" w:type="dxa"/>
          </w:tcPr>
          <w:p w14:paraId="6A737DBE" w14:textId="77777777" w:rsidR="00FF002F" w:rsidRPr="000F3ABC" w:rsidRDefault="00FF002F" w:rsidP="00FF002F">
            <w:pPr>
              <w:rPr>
                <w:rFonts w:ascii="Raleway" w:hAnsi="Raleway" w:cstheme="minorHAnsi"/>
                <w:i/>
                <w:iCs/>
                <w:color w:val="3C3C3C"/>
              </w:rPr>
            </w:pPr>
          </w:p>
        </w:tc>
      </w:tr>
      <w:tr w:rsidR="00FF002F" w:rsidRPr="00F72224" w14:paraId="50DFB680" w14:textId="77777777" w:rsidTr="00AA48A0">
        <w:tc>
          <w:tcPr>
            <w:tcW w:w="2483" w:type="dxa"/>
          </w:tcPr>
          <w:p w14:paraId="39C55741" w14:textId="77777777" w:rsidR="00FF002F" w:rsidRPr="000F3ABC" w:rsidRDefault="00FF002F" w:rsidP="00FF002F">
            <w:pPr>
              <w:rPr>
                <w:rFonts w:ascii="Raleway" w:hAnsi="Raleway" w:cstheme="minorHAnsi"/>
                <w:i/>
                <w:iCs/>
                <w:color w:val="3C3C3C"/>
              </w:rPr>
            </w:pPr>
          </w:p>
        </w:tc>
        <w:tc>
          <w:tcPr>
            <w:tcW w:w="1638" w:type="dxa"/>
          </w:tcPr>
          <w:p w14:paraId="62B132E6" w14:textId="77777777" w:rsidR="00FF002F" w:rsidRPr="000F3ABC" w:rsidRDefault="00FF002F" w:rsidP="00FF002F">
            <w:pPr>
              <w:rPr>
                <w:rFonts w:ascii="Raleway" w:hAnsi="Raleway" w:cstheme="minorHAnsi"/>
                <w:i/>
                <w:iCs/>
                <w:color w:val="3C3C3C"/>
              </w:rPr>
            </w:pPr>
          </w:p>
        </w:tc>
        <w:tc>
          <w:tcPr>
            <w:tcW w:w="1253" w:type="dxa"/>
          </w:tcPr>
          <w:p w14:paraId="42FA9D09" w14:textId="77777777" w:rsidR="00FF002F" w:rsidRPr="000F3ABC" w:rsidRDefault="00FF002F" w:rsidP="00FF002F">
            <w:pPr>
              <w:rPr>
                <w:rFonts w:ascii="Raleway" w:hAnsi="Raleway" w:cstheme="minorHAnsi"/>
                <w:i/>
                <w:iCs/>
                <w:color w:val="3C3C3C"/>
              </w:rPr>
            </w:pPr>
          </w:p>
        </w:tc>
        <w:tc>
          <w:tcPr>
            <w:tcW w:w="1478" w:type="dxa"/>
          </w:tcPr>
          <w:p w14:paraId="2367494C" w14:textId="77777777" w:rsidR="00FF002F" w:rsidRPr="000F3ABC" w:rsidRDefault="00FF002F" w:rsidP="00FF002F">
            <w:pPr>
              <w:rPr>
                <w:rFonts w:ascii="Raleway" w:hAnsi="Raleway" w:cstheme="minorHAnsi"/>
                <w:i/>
                <w:iCs/>
                <w:color w:val="3C3C3C"/>
              </w:rPr>
            </w:pPr>
          </w:p>
        </w:tc>
        <w:tc>
          <w:tcPr>
            <w:tcW w:w="1092" w:type="dxa"/>
          </w:tcPr>
          <w:p w14:paraId="4C73B915" w14:textId="77777777" w:rsidR="00FF002F" w:rsidRPr="000F3ABC" w:rsidRDefault="00FF002F" w:rsidP="00FF002F">
            <w:pPr>
              <w:rPr>
                <w:rFonts w:ascii="Raleway" w:hAnsi="Raleway" w:cstheme="minorHAnsi"/>
                <w:i/>
                <w:iCs/>
                <w:color w:val="3C3C3C"/>
              </w:rPr>
            </w:pPr>
          </w:p>
        </w:tc>
        <w:tc>
          <w:tcPr>
            <w:tcW w:w="904" w:type="dxa"/>
          </w:tcPr>
          <w:p w14:paraId="0E90379E" w14:textId="77777777" w:rsidR="00FF002F" w:rsidRPr="000F3ABC" w:rsidRDefault="00FF002F" w:rsidP="00FF002F">
            <w:pPr>
              <w:rPr>
                <w:rFonts w:ascii="Raleway" w:hAnsi="Raleway" w:cstheme="minorHAnsi"/>
                <w:i/>
                <w:iCs/>
                <w:color w:val="3C3C3C"/>
              </w:rPr>
            </w:pPr>
          </w:p>
        </w:tc>
        <w:tc>
          <w:tcPr>
            <w:tcW w:w="2033" w:type="dxa"/>
          </w:tcPr>
          <w:p w14:paraId="4DB26BD5" w14:textId="77777777" w:rsidR="00FF002F" w:rsidRPr="000F3ABC" w:rsidRDefault="00FF002F" w:rsidP="00FF002F">
            <w:pPr>
              <w:rPr>
                <w:rFonts w:ascii="Raleway" w:hAnsi="Raleway" w:cstheme="minorHAnsi"/>
                <w:i/>
                <w:iCs/>
                <w:color w:val="3C3C3C"/>
              </w:rPr>
            </w:pPr>
          </w:p>
        </w:tc>
      </w:tr>
      <w:tr w:rsidR="00FF002F" w:rsidRPr="00F72224" w14:paraId="15435251" w14:textId="77777777" w:rsidTr="00AA48A0">
        <w:tc>
          <w:tcPr>
            <w:tcW w:w="2483" w:type="dxa"/>
          </w:tcPr>
          <w:p w14:paraId="31692A76" w14:textId="77777777" w:rsidR="00FF002F" w:rsidRPr="000F3ABC" w:rsidRDefault="00FF002F" w:rsidP="00FF002F">
            <w:pPr>
              <w:rPr>
                <w:rFonts w:ascii="Raleway" w:hAnsi="Raleway" w:cstheme="minorHAnsi"/>
                <w:i/>
                <w:iCs/>
                <w:color w:val="3C3C3C"/>
              </w:rPr>
            </w:pPr>
          </w:p>
        </w:tc>
        <w:tc>
          <w:tcPr>
            <w:tcW w:w="1638" w:type="dxa"/>
          </w:tcPr>
          <w:p w14:paraId="2A8EC22B" w14:textId="77777777" w:rsidR="00FF002F" w:rsidRPr="000F3ABC" w:rsidRDefault="00FF002F" w:rsidP="00FF002F">
            <w:pPr>
              <w:rPr>
                <w:rFonts w:ascii="Raleway" w:hAnsi="Raleway" w:cstheme="minorHAnsi"/>
                <w:i/>
                <w:iCs/>
                <w:color w:val="3C3C3C"/>
              </w:rPr>
            </w:pPr>
          </w:p>
        </w:tc>
        <w:tc>
          <w:tcPr>
            <w:tcW w:w="1253" w:type="dxa"/>
          </w:tcPr>
          <w:p w14:paraId="41BBA22B" w14:textId="77777777" w:rsidR="00FF002F" w:rsidRPr="000F3ABC" w:rsidRDefault="00FF002F" w:rsidP="00FF002F">
            <w:pPr>
              <w:rPr>
                <w:rFonts w:ascii="Raleway" w:hAnsi="Raleway" w:cstheme="minorHAnsi"/>
                <w:i/>
                <w:iCs/>
                <w:color w:val="3C3C3C"/>
              </w:rPr>
            </w:pPr>
          </w:p>
        </w:tc>
        <w:tc>
          <w:tcPr>
            <w:tcW w:w="1478" w:type="dxa"/>
          </w:tcPr>
          <w:p w14:paraId="56492E73" w14:textId="77777777" w:rsidR="00FF002F" w:rsidRPr="000F3ABC" w:rsidRDefault="00FF002F" w:rsidP="00FF002F">
            <w:pPr>
              <w:rPr>
                <w:rFonts w:ascii="Raleway" w:hAnsi="Raleway" w:cstheme="minorHAnsi"/>
                <w:i/>
                <w:iCs/>
                <w:color w:val="3C3C3C"/>
              </w:rPr>
            </w:pPr>
          </w:p>
        </w:tc>
        <w:tc>
          <w:tcPr>
            <w:tcW w:w="1092" w:type="dxa"/>
          </w:tcPr>
          <w:p w14:paraId="5087E205" w14:textId="77777777" w:rsidR="00FF002F" w:rsidRPr="000F3ABC" w:rsidRDefault="00FF002F" w:rsidP="00FF002F">
            <w:pPr>
              <w:rPr>
                <w:rFonts w:ascii="Raleway" w:hAnsi="Raleway" w:cstheme="minorHAnsi"/>
                <w:i/>
                <w:iCs/>
                <w:color w:val="3C3C3C"/>
              </w:rPr>
            </w:pPr>
          </w:p>
        </w:tc>
        <w:tc>
          <w:tcPr>
            <w:tcW w:w="904" w:type="dxa"/>
          </w:tcPr>
          <w:p w14:paraId="07F6B768" w14:textId="77777777" w:rsidR="00FF002F" w:rsidRPr="000F3ABC" w:rsidRDefault="00FF002F" w:rsidP="00FF002F">
            <w:pPr>
              <w:rPr>
                <w:rFonts w:ascii="Raleway" w:hAnsi="Raleway" w:cstheme="minorHAnsi"/>
                <w:i/>
                <w:iCs/>
                <w:color w:val="3C3C3C"/>
              </w:rPr>
            </w:pPr>
          </w:p>
        </w:tc>
        <w:tc>
          <w:tcPr>
            <w:tcW w:w="2033" w:type="dxa"/>
          </w:tcPr>
          <w:p w14:paraId="1EE6BF3D" w14:textId="77777777" w:rsidR="00FF002F" w:rsidRPr="000F3ABC" w:rsidRDefault="00FF002F" w:rsidP="00FF002F">
            <w:pPr>
              <w:rPr>
                <w:rFonts w:ascii="Raleway" w:hAnsi="Raleway" w:cstheme="minorHAnsi"/>
                <w:i/>
                <w:iCs/>
                <w:color w:val="3C3C3C"/>
              </w:rPr>
            </w:pPr>
          </w:p>
        </w:tc>
      </w:tr>
      <w:tr w:rsidR="00FF002F" w:rsidRPr="00F72224" w14:paraId="3922D50D" w14:textId="77777777" w:rsidTr="00AA48A0">
        <w:tc>
          <w:tcPr>
            <w:tcW w:w="2483" w:type="dxa"/>
          </w:tcPr>
          <w:p w14:paraId="52B9A805" w14:textId="77777777" w:rsidR="00FF002F" w:rsidRPr="000F3ABC" w:rsidRDefault="00FF002F" w:rsidP="00FF002F">
            <w:pPr>
              <w:rPr>
                <w:rFonts w:ascii="Raleway" w:hAnsi="Raleway" w:cstheme="minorHAnsi"/>
                <w:i/>
                <w:iCs/>
                <w:color w:val="3C3C3C"/>
              </w:rPr>
            </w:pPr>
          </w:p>
        </w:tc>
        <w:tc>
          <w:tcPr>
            <w:tcW w:w="1638" w:type="dxa"/>
          </w:tcPr>
          <w:p w14:paraId="376FA34E" w14:textId="77777777" w:rsidR="00FF002F" w:rsidRPr="000F3ABC" w:rsidRDefault="00FF002F" w:rsidP="00FF002F">
            <w:pPr>
              <w:rPr>
                <w:rFonts w:ascii="Raleway" w:hAnsi="Raleway" w:cstheme="minorHAnsi"/>
                <w:i/>
                <w:iCs/>
                <w:color w:val="3C3C3C"/>
              </w:rPr>
            </w:pPr>
          </w:p>
        </w:tc>
        <w:tc>
          <w:tcPr>
            <w:tcW w:w="1253" w:type="dxa"/>
          </w:tcPr>
          <w:p w14:paraId="50D8B8DB" w14:textId="77777777" w:rsidR="00FF002F" w:rsidRPr="000F3ABC" w:rsidRDefault="00FF002F" w:rsidP="00FF002F">
            <w:pPr>
              <w:rPr>
                <w:rFonts w:ascii="Raleway" w:hAnsi="Raleway" w:cstheme="minorHAnsi"/>
                <w:i/>
                <w:iCs/>
                <w:color w:val="3C3C3C"/>
              </w:rPr>
            </w:pPr>
          </w:p>
        </w:tc>
        <w:tc>
          <w:tcPr>
            <w:tcW w:w="1478" w:type="dxa"/>
          </w:tcPr>
          <w:p w14:paraId="25389B60" w14:textId="77777777" w:rsidR="00FF002F" w:rsidRPr="000F3ABC" w:rsidRDefault="00FF002F" w:rsidP="00FF002F">
            <w:pPr>
              <w:rPr>
                <w:rFonts w:ascii="Raleway" w:hAnsi="Raleway" w:cstheme="minorHAnsi"/>
                <w:i/>
                <w:iCs/>
                <w:color w:val="3C3C3C"/>
              </w:rPr>
            </w:pPr>
          </w:p>
        </w:tc>
        <w:tc>
          <w:tcPr>
            <w:tcW w:w="1092" w:type="dxa"/>
          </w:tcPr>
          <w:p w14:paraId="07AD8859" w14:textId="77777777" w:rsidR="00FF002F" w:rsidRPr="000F3ABC" w:rsidRDefault="00FF002F" w:rsidP="00FF002F">
            <w:pPr>
              <w:rPr>
                <w:rFonts w:ascii="Raleway" w:hAnsi="Raleway" w:cstheme="minorHAnsi"/>
                <w:i/>
                <w:iCs/>
                <w:color w:val="3C3C3C"/>
              </w:rPr>
            </w:pPr>
          </w:p>
        </w:tc>
        <w:tc>
          <w:tcPr>
            <w:tcW w:w="904" w:type="dxa"/>
          </w:tcPr>
          <w:p w14:paraId="275462F9" w14:textId="77777777" w:rsidR="00FF002F" w:rsidRPr="000F3ABC" w:rsidRDefault="00FF002F" w:rsidP="00FF002F">
            <w:pPr>
              <w:rPr>
                <w:rFonts w:ascii="Raleway" w:hAnsi="Raleway" w:cstheme="minorHAnsi"/>
                <w:i/>
                <w:iCs/>
                <w:color w:val="3C3C3C"/>
              </w:rPr>
            </w:pPr>
          </w:p>
        </w:tc>
        <w:tc>
          <w:tcPr>
            <w:tcW w:w="2033" w:type="dxa"/>
          </w:tcPr>
          <w:p w14:paraId="6B65BD7A" w14:textId="77777777" w:rsidR="00FF002F" w:rsidRPr="000F3ABC" w:rsidRDefault="00FF002F" w:rsidP="00FF002F">
            <w:pPr>
              <w:rPr>
                <w:rFonts w:ascii="Raleway" w:hAnsi="Raleway" w:cstheme="minorHAnsi"/>
                <w:i/>
                <w:iCs/>
                <w:color w:val="3C3C3C"/>
              </w:rPr>
            </w:pPr>
          </w:p>
        </w:tc>
      </w:tr>
      <w:tr w:rsidR="00FF002F" w:rsidRPr="00F72224" w14:paraId="2B8E4B86" w14:textId="77777777" w:rsidTr="00AA48A0">
        <w:tc>
          <w:tcPr>
            <w:tcW w:w="2483" w:type="dxa"/>
          </w:tcPr>
          <w:p w14:paraId="08542493" w14:textId="77777777" w:rsidR="00FF002F" w:rsidRPr="000F3ABC" w:rsidRDefault="00FF002F" w:rsidP="00FF002F">
            <w:pPr>
              <w:rPr>
                <w:rFonts w:ascii="Raleway" w:hAnsi="Raleway" w:cstheme="minorHAnsi"/>
                <w:i/>
                <w:iCs/>
                <w:color w:val="3C3C3C"/>
              </w:rPr>
            </w:pPr>
          </w:p>
        </w:tc>
        <w:tc>
          <w:tcPr>
            <w:tcW w:w="1638" w:type="dxa"/>
          </w:tcPr>
          <w:p w14:paraId="1F0BCE81" w14:textId="77777777" w:rsidR="00FF002F" w:rsidRPr="000F3ABC" w:rsidRDefault="00FF002F" w:rsidP="00FF002F">
            <w:pPr>
              <w:rPr>
                <w:rFonts w:ascii="Raleway" w:hAnsi="Raleway" w:cstheme="minorHAnsi"/>
                <w:i/>
                <w:iCs/>
                <w:color w:val="3C3C3C"/>
              </w:rPr>
            </w:pPr>
          </w:p>
        </w:tc>
        <w:tc>
          <w:tcPr>
            <w:tcW w:w="1253" w:type="dxa"/>
          </w:tcPr>
          <w:p w14:paraId="22FE000F" w14:textId="77777777" w:rsidR="00FF002F" w:rsidRPr="000F3ABC" w:rsidRDefault="00FF002F" w:rsidP="00FF002F">
            <w:pPr>
              <w:rPr>
                <w:rFonts w:ascii="Raleway" w:hAnsi="Raleway" w:cstheme="minorHAnsi"/>
                <w:i/>
                <w:iCs/>
                <w:color w:val="3C3C3C"/>
              </w:rPr>
            </w:pPr>
          </w:p>
        </w:tc>
        <w:tc>
          <w:tcPr>
            <w:tcW w:w="1478" w:type="dxa"/>
          </w:tcPr>
          <w:p w14:paraId="05550716" w14:textId="77777777" w:rsidR="00FF002F" w:rsidRPr="000F3ABC" w:rsidRDefault="00FF002F" w:rsidP="00FF002F">
            <w:pPr>
              <w:rPr>
                <w:rFonts w:ascii="Raleway" w:hAnsi="Raleway" w:cstheme="minorHAnsi"/>
                <w:i/>
                <w:iCs/>
                <w:color w:val="3C3C3C"/>
              </w:rPr>
            </w:pPr>
          </w:p>
        </w:tc>
        <w:tc>
          <w:tcPr>
            <w:tcW w:w="1092" w:type="dxa"/>
          </w:tcPr>
          <w:p w14:paraId="29FD7CFC" w14:textId="77777777" w:rsidR="00FF002F" w:rsidRPr="000F3ABC" w:rsidRDefault="00FF002F" w:rsidP="00FF002F">
            <w:pPr>
              <w:rPr>
                <w:rFonts w:ascii="Raleway" w:hAnsi="Raleway" w:cstheme="minorHAnsi"/>
                <w:i/>
                <w:iCs/>
                <w:color w:val="3C3C3C"/>
              </w:rPr>
            </w:pPr>
          </w:p>
        </w:tc>
        <w:tc>
          <w:tcPr>
            <w:tcW w:w="904" w:type="dxa"/>
          </w:tcPr>
          <w:p w14:paraId="7CB0868A" w14:textId="77777777" w:rsidR="00FF002F" w:rsidRPr="000F3ABC" w:rsidRDefault="00FF002F" w:rsidP="00FF002F">
            <w:pPr>
              <w:rPr>
                <w:rFonts w:ascii="Raleway" w:hAnsi="Raleway" w:cstheme="minorHAnsi"/>
                <w:i/>
                <w:iCs/>
                <w:color w:val="3C3C3C"/>
              </w:rPr>
            </w:pPr>
          </w:p>
        </w:tc>
        <w:tc>
          <w:tcPr>
            <w:tcW w:w="2033" w:type="dxa"/>
          </w:tcPr>
          <w:p w14:paraId="1B2668C7" w14:textId="77777777" w:rsidR="00FF002F" w:rsidRPr="000F3ABC" w:rsidRDefault="00FF002F" w:rsidP="00FF002F">
            <w:pPr>
              <w:rPr>
                <w:rFonts w:ascii="Raleway" w:hAnsi="Raleway" w:cstheme="minorHAnsi"/>
                <w:i/>
                <w:iCs/>
                <w:color w:val="3C3C3C"/>
              </w:rPr>
            </w:pPr>
          </w:p>
        </w:tc>
      </w:tr>
    </w:tbl>
    <w:p w14:paraId="087D7323" w14:textId="77777777" w:rsidR="003A27FA" w:rsidRDefault="003A27FA" w:rsidP="00D63710">
      <w:pPr>
        <w:pStyle w:val="Kop2"/>
        <w:jc w:val="left"/>
        <w:rPr>
          <w:rFonts w:ascii="Raleway" w:hAnsi="Raleway"/>
          <w:b/>
          <w:bCs/>
          <w:sz w:val="24"/>
          <w:szCs w:val="24"/>
          <w:shd w:val="clear" w:color="auto" w:fill="FFFFFF"/>
        </w:rPr>
      </w:pPr>
    </w:p>
    <w:p w14:paraId="289B8236" w14:textId="77777777" w:rsidR="00CD6DEF" w:rsidRPr="00CD6DEF" w:rsidRDefault="00CD6DEF" w:rsidP="00CD6DEF"/>
    <w:p w14:paraId="4664E047" w14:textId="7CD4BDAC" w:rsidR="00D63710" w:rsidRPr="009C7216" w:rsidRDefault="00D63710" w:rsidP="00CD6DE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Risicoanalyse</w:t>
      </w:r>
    </w:p>
    <w:p w14:paraId="79586767" w14:textId="0695E3D2" w:rsidR="00D63710" w:rsidRPr="00A33409" w:rsidRDefault="00335E34" w:rsidP="00D63710">
      <w:pPr>
        <w:pStyle w:val="Default"/>
        <w:rPr>
          <w:rFonts w:ascii="Raleway" w:hAnsi="Raleway" w:cstheme="minorHAnsi"/>
          <w:i/>
          <w:color w:val="FF0000"/>
          <w:sz w:val="22"/>
          <w:szCs w:val="22"/>
        </w:rPr>
      </w:pPr>
      <w:r w:rsidRPr="00A33409">
        <w:rPr>
          <w:rFonts w:ascii="Raleway" w:hAnsi="Raleway" w:cstheme="minorHAnsi"/>
          <w:i/>
          <w:color w:val="FF0000"/>
          <w:sz w:val="22"/>
          <w:szCs w:val="22"/>
        </w:rPr>
        <w:t>&lt;</w:t>
      </w:r>
      <w:r w:rsidR="00D63710" w:rsidRPr="00A33409">
        <w:rPr>
          <w:rFonts w:ascii="Raleway" w:hAnsi="Raleway" w:cstheme="minorHAnsi"/>
          <w:i/>
          <w:color w:val="FF0000"/>
          <w:sz w:val="22"/>
          <w:szCs w:val="22"/>
        </w:rPr>
        <w:t>Maak een overzicht waarvan jij denkt dat er fout kan gaan in het project en geef aan welke maatregelen je hiervoor treft. Risico’s zijn niet: syntax errors en dergelijke. Het gaat hier om projectrisico’s. Kijk hierbij zowel naar de interne als externe risico’s. Een intern risico zou kunnen zijn dat bepaalde specifieke kennis ontbreekt, een extern risico is dat een externe partij niet werkt zoals afgesproken.</w:t>
      </w:r>
      <w:r w:rsidRPr="00A33409">
        <w:rPr>
          <w:rFonts w:ascii="Raleway" w:hAnsi="Raleway" w:cstheme="minorHAnsi"/>
          <w:i/>
          <w:color w:val="FF0000"/>
          <w:sz w:val="22"/>
          <w:szCs w:val="22"/>
        </w:rPr>
        <w:t>&gt;</w:t>
      </w:r>
    </w:p>
    <w:p w14:paraId="5123DC9C" w14:textId="0561F6DF" w:rsidR="00D63710" w:rsidRPr="00F734B0" w:rsidRDefault="000131F3" w:rsidP="00D63710">
      <w:pPr>
        <w:pStyle w:val="Default"/>
        <w:rPr>
          <w:rFonts w:ascii="Raleway" w:hAnsi="Raleway" w:cstheme="minorHAnsi"/>
          <w:i/>
          <w:color w:val="auto"/>
          <w:highlight w:val="lightGray"/>
        </w:rPr>
      </w:pPr>
      <w:ins w:id="97" w:author="Tamara Rouette / PVO Limburg" w:date="2024-04-25T10:45:00Z">
        <w:r>
          <w:rPr>
            <w:rFonts w:ascii="Raleway" w:hAnsi="Raleway" w:cstheme="minorHAnsi"/>
            <w:i/>
            <w:color w:val="auto"/>
            <w:highlight w:val="lightGray"/>
          </w:rPr>
          <w:t>?</w:t>
        </w:r>
      </w:ins>
    </w:p>
    <w:bookmarkEnd w:id="86"/>
    <w:bookmarkEnd w:id="87"/>
    <w:p w14:paraId="21BF1D05" w14:textId="77777777" w:rsidR="005C6DB0" w:rsidRPr="00F72224" w:rsidRDefault="005C6DB0">
      <w:pPr>
        <w:rPr>
          <w:rFonts w:ascii="Raleway" w:eastAsiaTheme="majorEastAsia" w:hAnsi="Raleway" w:cstheme="majorBidi"/>
          <w:b/>
          <w:bCs/>
          <w:color w:val="80A7AC"/>
          <w:sz w:val="48"/>
          <w:szCs w:val="32"/>
        </w:rPr>
      </w:pPr>
      <w:r w:rsidRPr="00F72224">
        <w:rPr>
          <w:rFonts w:ascii="Raleway" w:hAnsi="Raleway"/>
          <w:b/>
          <w:bCs/>
          <w:color w:val="80A7AC"/>
        </w:rPr>
        <w:br w:type="page"/>
      </w:r>
    </w:p>
    <w:p w14:paraId="452AF633" w14:textId="569F4039" w:rsidR="008423EF" w:rsidRPr="009C7216" w:rsidRDefault="00F50609" w:rsidP="003D1EC8">
      <w:pPr>
        <w:pStyle w:val="Kop1"/>
        <w:jc w:val="left"/>
        <w:rPr>
          <w:rFonts w:ascii="Raleway" w:hAnsi="Raleway" w:cstheme="minorHAnsi"/>
          <w:b/>
          <w:bCs/>
          <w:color w:val="EC644A"/>
          <w:sz w:val="52"/>
          <w:szCs w:val="52"/>
        </w:rPr>
      </w:pPr>
      <w:bookmarkStart w:id="98" w:name="_Toc153523482"/>
      <w:r w:rsidRPr="009C7216">
        <w:rPr>
          <w:rFonts w:ascii="Raleway" w:hAnsi="Raleway" w:cstheme="minorHAnsi"/>
          <w:noProof/>
          <w:color w:val="EC644A"/>
          <w:sz w:val="24"/>
          <w:szCs w:val="24"/>
        </w:rPr>
        <w:lastRenderedPageBreak/>
        <w:drawing>
          <wp:anchor distT="0" distB="0" distL="114300" distR="114300" simplePos="0" relativeHeight="251649536" behindDoc="1" locked="0" layoutInCell="1" allowOverlap="1" wp14:anchorId="622B8AC6" wp14:editId="6AF2EFA7">
            <wp:simplePos x="0" y="0"/>
            <wp:positionH relativeFrom="column">
              <wp:posOffset>4315883</wp:posOffset>
            </wp:positionH>
            <wp:positionV relativeFrom="paragraph">
              <wp:posOffset>-428625</wp:posOffset>
            </wp:positionV>
            <wp:extent cx="2116666" cy="1588200"/>
            <wp:effectExtent l="0" t="0" r="0" b="0"/>
            <wp:wrapNone/>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6666" cy="1588200"/>
                    </a:xfrm>
                    <a:prstGeom prst="rect">
                      <a:avLst/>
                    </a:prstGeom>
                  </pic:spPr>
                </pic:pic>
              </a:graphicData>
            </a:graphic>
            <wp14:sizeRelH relativeFrom="page">
              <wp14:pctWidth>0</wp14:pctWidth>
            </wp14:sizeRelH>
            <wp14:sizeRelV relativeFrom="page">
              <wp14:pctHeight>0</wp14:pctHeight>
            </wp14:sizeRelV>
          </wp:anchor>
        </w:drawing>
      </w:r>
      <w:r w:rsidR="008423EF" w:rsidRPr="009C7216">
        <w:rPr>
          <w:rFonts w:ascii="Raleway" w:hAnsi="Raleway" w:cstheme="minorHAnsi"/>
          <w:b/>
          <w:bCs/>
          <w:color w:val="EC644A"/>
          <w:sz w:val="52"/>
          <w:szCs w:val="52"/>
        </w:rPr>
        <w:t>Functioneel ontwerp</w:t>
      </w:r>
      <w:bookmarkEnd w:id="98"/>
    </w:p>
    <w:p w14:paraId="07EC9F10" w14:textId="3CDAF6ED" w:rsidR="00D4444E" w:rsidRPr="00F72224" w:rsidRDefault="00D4444E" w:rsidP="008423EF">
      <w:pPr>
        <w:rPr>
          <w:rFonts w:ascii="Raleway" w:eastAsiaTheme="majorEastAsia" w:hAnsi="Raleway" w:cstheme="minorHAnsi"/>
          <w:color w:val="000000" w:themeColor="text1"/>
          <w:sz w:val="24"/>
          <w:szCs w:val="24"/>
        </w:rPr>
      </w:pPr>
    </w:p>
    <w:p w14:paraId="34048290" w14:textId="77777777" w:rsidR="008423EF" w:rsidRPr="00F72224" w:rsidRDefault="008423EF" w:rsidP="008423EF">
      <w:pPr>
        <w:rPr>
          <w:rFonts w:ascii="Raleway" w:hAnsi="Raleway" w:cstheme="minorHAnsi"/>
          <w:sz w:val="24"/>
          <w:szCs w:val="24"/>
        </w:rPr>
      </w:pPr>
    </w:p>
    <w:p w14:paraId="50FA445A" w14:textId="3A93385B" w:rsidR="001E057A" w:rsidRPr="009C7216" w:rsidRDefault="004D3AAA" w:rsidP="00C0023D">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 xml:space="preserve">Functionaliteiten </w:t>
      </w:r>
    </w:p>
    <w:p w14:paraId="63E8D3FC" w14:textId="2FD2603B" w:rsidR="004D3AAA" w:rsidRPr="000F3ABC" w:rsidRDefault="00335E34" w:rsidP="004D3AAA">
      <w:pPr>
        <w:rPr>
          <w:rFonts w:ascii="Raleway" w:hAnsi="Raleway" w:cstheme="minorHAnsi"/>
          <w:i/>
          <w:color w:val="3C3C3C"/>
        </w:rPr>
      </w:pPr>
      <w:r w:rsidRPr="000F3ABC">
        <w:rPr>
          <w:rFonts w:ascii="Raleway" w:hAnsi="Raleway" w:cstheme="minorHAnsi"/>
          <w:i/>
          <w:color w:val="3C3C3C"/>
        </w:rPr>
        <w:t>&lt;</w:t>
      </w:r>
      <w:r w:rsidR="004D3AAA" w:rsidRPr="000F3ABC">
        <w:rPr>
          <w:rFonts w:ascii="Raleway" w:hAnsi="Raleway" w:cstheme="minorHAnsi"/>
          <w:i/>
          <w:color w:val="3C3C3C"/>
        </w:rPr>
        <w:t>Hier vermeld je alle functionaliteiten (zie Pro</w:t>
      </w:r>
      <w:r w:rsidR="001D557D" w:rsidRPr="000F3ABC">
        <w:rPr>
          <w:rFonts w:ascii="Raleway" w:hAnsi="Raleway" w:cstheme="minorHAnsi"/>
          <w:i/>
          <w:color w:val="3C3C3C"/>
        </w:rPr>
        <w:t>duct Requirements Document</w:t>
      </w:r>
      <w:r w:rsidR="004D3AAA" w:rsidRPr="000F3ABC">
        <w:rPr>
          <w:rFonts w:ascii="Raleway" w:hAnsi="Raleway" w:cstheme="minorHAnsi"/>
          <w:i/>
          <w:color w:val="3C3C3C"/>
        </w:rPr>
        <w:t>) die de applicatie gaat bieden. Geef hierbij duidelijk aan wat eisen en wensen zijn (prioriteiten). Zorg ervoor dat het ook voor niet-vakgenoten duidelijk omschreven is.</w:t>
      </w:r>
      <w:r w:rsidRPr="000F3ABC">
        <w:rPr>
          <w:rFonts w:ascii="Raleway" w:hAnsi="Raleway" w:cstheme="minorHAnsi"/>
          <w:i/>
          <w:color w:val="3C3C3C"/>
        </w:rPr>
        <w:t>&gt;</w:t>
      </w:r>
    </w:p>
    <w:tbl>
      <w:tblPr>
        <w:tblStyle w:val="Tabelraster"/>
        <w:tblpPr w:leftFromText="141" w:rightFromText="141" w:vertAnchor="text" w:horzAnchor="margin" w:tblpXSpec="center" w:tblpY="40"/>
        <w:tblW w:w="8926" w:type="dxa"/>
        <w:tblLook w:val="04A0" w:firstRow="1" w:lastRow="0" w:firstColumn="1" w:lastColumn="0" w:noHBand="0" w:noVBand="1"/>
      </w:tblPr>
      <w:tblGrid>
        <w:gridCol w:w="8926"/>
      </w:tblGrid>
      <w:tr w:rsidR="001E057A" w:rsidRPr="00F72224" w14:paraId="6F91CDCE" w14:textId="77777777" w:rsidTr="00DD770F">
        <w:tc>
          <w:tcPr>
            <w:tcW w:w="8926" w:type="dxa"/>
            <w:shd w:val="clear" w:color="auto" w:fill="00555C"/>
          </w:tcPr>
          <w:p w14:paraId="2C1CFFE5" w14:textId="77777777" w:rsidR="001E057A" w:rsidRPr="00DD770F" w:rsidRDefault="001E057A" w:rsidP="00C5076C">
            <w:pPr>
              <w:rPr>
                <w:rFonts w:ascii="Raleway" w:hAnsi="Raleway" w:cstheme="minorHAnsi"/>
                <w:b/>
                <w:bCs/>
                <w:color w:val="FFF166"/>
                <w:sz w:val="24"/>
                <w:szCs w:val="24"/>
              </w:rPr>
            </w:pPr>
            <w:r w:rsidRPr="00DD770F">
              <w:rPr>
                <w:rFonts w:ascii="Raleway" w:hAnsi="Raleway" w:cstheme="minorHAnsi"/>
                <w:b/>
                <w:bCs/>
                <w:color w:val="FFF166"/>
                <w:sz w:val="24"/>
                <w:szCs w:val="24"/>
              </w:rPr>
              <w:t>Functie</w:t>
            </w:r>
          </w:p>
        </w:tc>
      </w:tr>
      <w:tr w:rsidR="001E057A" w:rsidRPr="00F72224" w14:paraId="6E42079B" w14:textId="77777777" w:rsidTr="00C5076C">
        <w:tc>
          <w:tcPr>
            <w:tcW w:w="8926" w:type="dxa"/>
            <w:shd w:val="clear" w:color="auto" w:fill="FFFFFF" w:themeFill="background1"/>
          </w:tcPr>
          <w:p w14:paraId="298FFB8F" w14:textId="7E5DF510" w:rsidR="001E057A" w:rsidRPr="00F72224" w:rsidRDefault="001E057A" w:rsidP="004D3AAA">
            <w:pPr>
              <w:rPr>
                <w:rFonts w:ascii="Raleway" w:hAnsi="Raleway"/>
                <w:i/>
                <w:iCs/>
                <w:color w:val="808080" w:themeColor="background1" w:themeShade="80"/>
              </w:rPr>
            </w:pPr>
          </w:p>
          <w:p w14:paraId="099C053A" w14:textId="4A63E9F4" w:rsidR="004D3AAA" w:rsidRPr="00686DE4" w:rsidRDefault="00335E34" w:rsidP="004D3AAA">
            <w:pPr>
              <w:rPr>
                <w:rFonts w:ascii="Raleway" w:hAnsi="Raleway" w:cstheme="minorHAnsi"/>
                <w:i/>
                <w:color w:val="FF0000"/>
              </w:rPr>
            </w:pPr>
            <w:r w:rsidRPr="00686DE4">
              <w:rPr>
                <w:rFonts w:ascii="Raleway" w:hAnsi="Raleway" w:cstheme="minorHAnsi"/>
                <w:i/>
                <w:color w:val="FF0000"/>
              </w:rPr>
              <w:t>&lt;</w:t>
            </w:r>
            <w:r w:rsidR="004D3AAA" w:rsidRPr="00686DE4">
              <w:rPr>
                <w:rFonts w:ascii="Raleway" w:hAnsi="Raleway" w:cstheme="minorHAnsi"/>
                <w:i/>
                <w:color w:val="FF0000"/>
              </w:rPr>
              <w:t>Waar moet de applicatie aan voldoen voor de klant:</w:t>
            </w:r>
          </w:p>
          <w:p w14:paraId="6ACAA070" w14:textId="77777777" w:rsidR="004D3AAA" w:rsidRPr="00686DE4" w:rsidRDefault="004D3AAA" w:rsidP="004D3AAA">
            <w:pPr>
              <w:rPr>
                <w:rFonts w:ascii="Raleway" w:hAnsi="Raleway" w:cstheme="minorHAnsi"/>
                <w:i/>
                <w:color w:val="FF0000"/>
              </w:rPr>
            </w:pPr>
          </w:p>
          <w:p w14:paraId="41814787" w14:textId="76131339" w:rsidR="004D3AAA" w:rsidRPr="0093165E" w:rsidRDefault="004D3AAA" w:rsidP="0093165E">
            <w:pPr>
              <w:ind w:left="718"/>
              <w:rPr>
                <w:rFonts w:ascii="Raleway" w:hAnsi="Raleway" w:cstheme="minorHAnsi"/>
                <w:i/>
                <w:color w:val="FF0000"/>
              </w:rPr>
            </w:pPr>
            <w:r w:rsidRPr="0093165E">
              <w:rPr>
                <w:rFonts w:ascii="Raleway" w:hAnsi="Raleway" w:cstheme="minorHAnsi"/>
                <w:i/>
                <w:color w:val="FF0000"/>
              </w:rPr>
              <w:t>Scherm 1: Leden kunnen met hun lidnummer inloggen op het scherm</w:t>
            </w:r>
            <w:r w:rsidR="00335E34" w:rsidRPr="0093165E">
              <w:rPr>
                <w:rFonts w:ascii="Raleway" w:hAnsi="Raleway" w:cstheme="minorHAnsi"/>
                <w:i/>
                <w:color w:val="FF0000"/>
              </w:rPr>
              <w:t>&gt;</w:t>
            </w:r>
            <w:r w:rsidRPr="0093165E">
              <w:rPr>
                <w:rFonts w:ascii="Raleway" w:hAnsi="Raleway" w:cstheme="minorHAnsi"/>
                <w:i/>
                <w:color w:val="FF0000"/>
              </w:rPr>
              <w:t xml:space="preserve"> </w:t>
            </w:r>
          </w:p>
          <w:p w14:paraId="08013DF0" w14:textId="77777777" w:rsidR="001E057A" w:rsidRPr="00F72224" w:rsidRDefault="001E057A" w:rsidP="00C5076C">
            <w:pPr>
              <w:rPr>
                <w:rFonts w:ascii="Raleway" w:hAnsi="Raleway" w:cstheme="minorHAnsi"/>
                <w:b/>
                <w:bCs/>
                <w:color w:val="F2F2F2" w:themeColor="background1" w:themeShade="F2"/>
              </w:rPr>
            </w:pPr>
          </w:p>
          <w:p w14:paraId="2A53A5A7" w14:textId="691134E9" w:rsidR="0093165E" w:rsidRDefault="00686DE4" w:rsidP="0093165E">
            <w:pPr>
              <w:ind w:left="360"/>
              <w:jc w:val="center"/>
              <w:rPr>
                <w:rFonts w:ascii="Raleway" w:hAnsi="Raleway" w:cstheme="minorHAnsi"/>
                <w:b/>
                <w:bCs/>
                <w:color w:val="000000" w:themeColor="text1"/>
                <w:sz w:val="24"/>
                <w:szCs w:val="24"/>
              </w:rPr>
            </w:pPr>
            <w:r w:rsidRPr="0093165E">
              <w:rPr>
                <w:rFonts w:ascii="Raleway" w:hAnsi="Raleway" w:cstheme="minorHAnsi"/>
                <w:b/>
                <w:bCs/>
                <w:color w:val="000000" w:themeColor="text1"/>
                <w:sz w:val="24"/>
                <w:szCs w:val="24"/>
              </w:rPr>
              <w:t>LEET Book</w:t>
            </w:r>
            <w:r w:rsidRPr="0093165E">
              <w:rPr>
                <w:rFonts w:ascii="Raleway" w:hAnsi="Raleway" w:cstheme="minorHAnsi"/>
                <w:b/>
                <w:bCs/>
                <w:color w:val="000000" w:themeColor="text1"/>
                <w:sz w:val="24"/>
                <w:szCs w:val="24"/>
              </w:rPr>
              <w:br/>
            </w:r>
          </w:p>
          <w:p w14:paraId="736A0621" w14:textId="77777777" w:rsidR="0093165E" w:rsidRDefault="00686DE4" w:rsidP="0093165E">
            <w:pPr>
              <w:pStyle w:val="Lijstalinea"/>
              <w:numPr>
                <w:ilvl w:val="0"/>
                <w:numId w:val="33"/>
              </w:numPr>
              <w:rPr>
                <w:rFonts w:ascii="Raleway" w:hAnsi="Raleway" w:cstheme="minorHAnsi"/>
                <w:b/>
                <w:bCs/>
                <w:color w:val="000000" w:themeColor="text1"/>
                <w:sz w:val="24"/>
                <w:szCs w:val="24"/>
              </w:rPr>
            </w:pPr>
            <w:r w:rsidRPr="0093165E">
              <w:rPr>
                <w:rFonts w:ascii="Raleway" w:hAnsi="Raleway" w:cstheme="minorHAnsi"/>
                <w:b/>
                <w:bCs/>
                <w:color w:val="000000" w:themeColor="text1"/>
                <w:sz w:val="24"/>
                <w:szCs w:val="24"/>
              </w:rPr>
              <w:t>Geef informatie over cybersecurity</w:t>
            </w:r>
          </w:p>
          <w:p w14:paraId="72F25DE4" w14:textId="77777777" w:rsidR="0093165E" w:rsidRDefault="00027D24" w:rsidP="0093165E">
            <w:pPr>
              <w:pStyle w:val="Lijstalinea"/>
              <w:numPr>
                <w:ilvl w:val="0"/>
                <w:numId w:val="33"/>
              </w:numPr>
              <w:rPr>
                <w:rFonts w:ascii="Raleway" w:hAnsi="Raleway" w:cstheme="minorHAnsi"/>
                <w:b/>
                <w:bCs/>
                <w:color w:val="000000" w:themeColor="text1"/>
                <w:sz w:val="24"/>
                <w:szCs w:val="24"/>
              </w:rPr>
            </w:pPr>
            <w:r w:rsidRPr="0093165E">
              <w:rPr>
                <w:rFonts w:ascii="Raleway" w:hAnsi="Raleway" w:cstheme="minorHAnsi"/>
                <w:b/>
                <w:bCs/>
                <w:color w:val="000000" w:themeColor="text1"/>
                <w:sz w:val="24"/>
                <w:szCs w:val="24"/>
              </w:rPr>
              <w:t>Databas</w:t>
            </w:r>
            <w:r w:rsidR="0093165E">
              <w:rPr>
                <w:rFonts w:ascii="Raleway" w:hAnsi="Raleway" w:cstheme="minorHAnsi"/>
                <w:b/>
                <w:bCs/>
                <w:color w:val="000000" w:themeColor="text1"/>
                <w:sz w:val="24"/>
                <w:szCs w:val="24"/>
              </w:rPr>
              <w:t>e</w:t>
            </w:r>
          </w:p>
          <w:p w14:paraId="4573F6C9" w14:textId="77777777" w:rsidR="0093165E" w:rsidRDefault="00027D24" w:rsidP="0093165E">
            <w:pPr>
              <w:pStyle w:val="Lijstalinea"/>
              <w:numPr>
                <w:ilvl w:val="0"/>
                <w:numId w:val="33"/>
              </w:numPr>
              <w:rPr>
                <w:rFonts w:ascii="Raleway" w:hAnsi="Raleway" w:cstheme="minorHAnsi"/>
                <w:b/>
                <w:bCs/>
                <w:color w:val="000000" w:themeColor="text1"/>
                <w:sz w:val="24"/>
                <w:szCs w:val="24"/>
              </w:rPr>
            </w:pPr>
            <w:r w:rsidRPr="0093165E">
              <w:rPr>
                <w:rFonts w:ascii="Raleway" w:hAnsi="Raleway" w:cstheme="minorHAnsi"/>
                <w:b/>
                <w:bCs/>
                <w:color w:val="000000" w:themeColor="text1"/>
                <w:sz w:val="24"/>
                <w:szCs w:val="24"/>
              </w:rPr>
              <w:t>Niveau systeem</w:t>
            </w:r>
          </w:p>
          <w:p w14:paraId="6842E0B4" w14:textId="0A7BABA1" w:rsidR="0093165E" w:rsidRPr="0093165E" w:rsidRDefault="0093165E" w:rsidP="0093165E">
            <w:pPr>
              <w:pStyle w:val="Lijstalinea"/>
              <w:numPr>
                <w:ilvl w:val="0"/>
                <w:numId w:val="33"/>
              </w:numPr>
              <w:rPr>
                <w:rFonts w:ascii="Raleway" w:hAnsi="Raleway" w:cstheme="minorHAnsi"/>
                <w:b/>
                <w:bCs/>
                <w:color w:val="000000" w:themeColor="text1"/>
                <w:sz w:val="24"/>
                <w:szCs w:val="24"/>
              </w:rPr>
            </w:pPr>
            <w:r w:rsidRPr="0093165E">
              <w:rPr>
                <w:rFonts w:ascii="Raleway" w:hAnsi="Raleway" w:cstheme="minorHAnsi"/>
                <w:b/>
                <w:bCs/>
                <w:color w:val="000000" w:themeColor="text1"/>
                <w:sz w:val="24"/>
                <w:szCs w:val="24"/>
              </w:rPr>
              <w:t>Een vorm van oogcather</w:t>
            </w:r>
          </w:p>
          <w:p w14:paraId="695D0616" w14:textId="77777777" w:rsidR="001E057A" w:rsidRPr="00F72224" w:rsidRDefault="001E057A" w:rsidP="00C5076C">
            <w:pPr>
              <w:rPr>
                <w:rFonts w:ascii="Raleway" w:hAnsi="Raleway" w:cstheme="minorHAnsi"/>
                <w:b/>
                <w:bCs/>
                <w:color w:val="F2F2F2" w:themeColor="background1" w:themeShade="F2"/>
                <w:sz w:val="24"/>
                <w:szCs w:val="24"/>
              </w:rPr>
            </w:pPr>
          </w:p>
          <w:p w14:paraId="30BF5FF9" w14:textId="77777777" w:rsidR="001E057A" w:rsidRPr="00F72224" w:rsidRDefault="001E057A" w:rsidP="00C5076C">
            <w:pPr>
              <w:rPr>
                <w:rFonts w:ascii="Raleway" w:hAnsi="Raleway" w:cstheme="minorHAnsi"/>
                <w:b/>
                <w:bCs/>
                <w:color w:val="F2F2F2" w:themeColor="background1" w:themeShade="F2"/>
                <w:sz w:val="24"/>
                <w:szCs w:val="24"/>
              </w:rPr>
            </w:pPr>
          </w:p>
          <w:p w14:paraId="38D18F1A" w14:textId="77777777" w:rsidR="001E057A" w:rsidRPr="00F72224" w:rsidRDefault="001E057A" w:rsidP="00C5076C">
            <w:pPr>
              <w:rPr>
                <w:rFonts w:ascii="Raleway" w:hAnsi="Raleway" w:cstheme="minorHAnsi"/>
                <w:b/>
                <w:bCs/>
                <w:color w:val="F2F2F2" w:themeColor="background1" w:themeShade="F2"/>
                <w:sz w:val="24"/>
                <w:szCs w:val="24"/>
              </w:rPr>
            </w:pPr>
          </w:p>
          <w:p w14:paraId="5A6BA266" w14:textId="77777777" w:rsidR="001E057A" w:rsidRPr="00F72224" w:rsidRDefault="001E057A" w:rsidP="00C5076C">
            <w:pPr>
              <w:rPr>
                <w:rFonts w:ascii="Raleway" w:hAnsi="Raleway" w:cstheme="minorHAnsi"/>
                <w:b/>
                <w:bCs/>
                <w:color w:val="F2F2F2" w:themeColor="background1" w:themeShade="F2"/>
                <w:sz w:val="24"/>
                <w:szCs w:val="24"/>
              </w:rPr>
            </w:pPr>
          </w:p>
        </w:tc>
      </w:tr>
    </w:tbl>
    <w:p w14:paraId="5CD4AE6F" w14:textId="1038FF41" w:rsidR="001E057A" w:rsidRPr="00F72224" w:rsidRDefault="001E057A" w:rsidP="00022DA0">
      <w:pPr>
        <w:rPr>
          <w:rFonts w:ascii="Raleway" w:hAnsi="Raleway" w:cstheme="minorHAnsi"/>
          <w:sz w:val="24"/>
          <w:szCs w:val="24"/>
        </w:rPr>
      </w:pPr>
    </w:p>
    <w:p w14:paraId="75A51848" w14:textId="33ED4B24" w:rsidR="00AD4AF0" w:rsidRPr="009C7216" w:rsidRDefault="00AD4AF0" w:rsidP="00C0023D">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Basisscherm lay-out</w:t>
      </w:r>
    </w:p>
    <w:p w14:paraId="5102DDA1" w14:textId="77777777" w:rsidR="0093165E" w:rsidRPr="0093165E" w:rsidRDefault="00335E34" w:rsidP="00AD4AF0">
      <w:pPr>
        <w:rPr>
          <w:rFonts w:ascii="Raleway" w:eastAsia="Times New Roman" w:hAnsi="Raleway" w:cstheme="minorHAnsi"/>
          <w:i/>
          <w:color w:val="FF0000"/>
          <w:lang w:eastAsia="nl-NL"/>
        </w:rPr>
      </w:pPr>
      <w:r w:rsidRPr="0093165E">
        <w:rPr>
          <w:rFonts w:ascii="Raleway" w:eastAsia="Times New Roman" w:hAnsi="Raleway" w:cstheme="minorHAnsi"/>
          <w:i/>
          <w:color w:val="FF0000"/>
          <w:lang w:eastAsia="nl-NL"/>
        </w:rPr>
        <w:t>&lt;</w:t>
      </w:r>
      <w:r w:rsidR="00AD4AF0" w:rsidRPr="0093165E">
        <w:rPr>
          <w:rFonts w:ascii="Raleway" w:eastAsia="Times New Roman" w:hAnsi="Raleway" w:cstheme="minorHAnsi"/>
          <w:i/>
          <w:color w:val="FF0000"/>
          <w:lang w:eastAsia="nl-NL"/>
        </w:rPr>
        <w:t>Benoem de richtlijnen met betrekking tot lay-out (kleurgebruik, lettertype) en standaardcomponenten. Je maakt hier schetsen van de pagina opbouw. Hou he simpel. Alle moeilijke zaken zul je ook moeten kunnen programmeren. Wat je niet kunt specifieer je ook niet.</w:t>
      </w:r>
      <w:r w:rsidRPr="0093165E">
        <w:rPr>
          <w:rFonts w:ascii="Raleway" w:eastAsia="Times New Roman" w:hAnsi="Raleway" w:cstheme="minorHAnsi"/>
          <w:i/>
          <w:color w:val="FF0000"/>
          <w:lang w:eastAsia="nl-NL"/>
        </w:rPr>
        <w:t>&gt;</w:t>
      </w:r>
    </w:p>
    <w:p w14:paraId="59541BB7" w14:textId="47AD2CBD" w:rsidR="00AD4AF0" w:rsidRPr="000F3ABC" w:rsidRDefault="0093165E" w:rsidP="00AD4AF0">
      <w:pPr>
        <w:rPr>
          <w:rFonts w:ascii="Raleway" w:hAnsi="Raleway" w:cstheme="minorHAnsi"/>
          <w:color w:val="3C3C3C"/>
        </w:rPr>
      </w:pPr>
      <w:r w:rsidRPr="0093165E">
        <w:rPr>
          <w:rFonts w:ascii="Raleway" w:eastAsia="Times New Roman" w:hAnsi="Raleway" w:cstheme="minorHAnsi"/>
          <w:i/>
          <w:color w:val="3C3C3C"/>
          <w:lang w:eastAsia="nl-NL"/>
        </w:rPr>
        <w:t>De lay-out moet zo eenvoudig mogelijk zijn, met grote knoppen, neutrale kleuren en lettertypen</w:t>
      </w:r>
      <w:r w:rsidR="00AD4AF0" w:rsidRPr="000F3ABC">
        <w:rPr>
          <w:rFonts w:ascii="Raleway" w:eastAsia="Times New Roman" w:hAnsi="Raleway" w:cstheme="minorHAnsi"/>
          <w:i/>
          <w:color w:val="3C3C3C"/>
          <w:lang w:eastAsia="nl-NL"/>
        </w:rPr>
        <w:t xml:space="preserve"> </w:t>
      </w:r>
    </w:p>
    <w:p w14:paraId="18B68BEE" w14:textId="77777777" w:rsidR="00AD4AF0" w:rsidRPr="00F72224" w:rsidRDefault="00AD4AF0" w:rsidP="00022DA0">
      <w:pPr>
        <w:rPr>
          <w:rFonts w:ascii="Raleway" w:hAnsi="Raleway" w:cstheme="minorHAnsi"/>
          <w:sz w:val="24"/>
          <w:szCs w:val="24"/>
        </w:rPr>
      </w:pPr>
    </w:p>
    <w:p w14:paraId="0C1EE74A" w14:textId="5295F15D" w:rsidR="001E057A" w:rsidRPr="009C7216" w:rsidRDefault="001E057A" w:rsidP="00C0023D">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Uitvoerontwerp</w:t>
      </w:r>
    </w:p>
    <w:p w14:paraId="189BC1A6" w14:textId="10F2AF33" w:rsidR="001E057A" w:rsidRPr="00FF5DD2" w:rsidRDefault="00335E34" w:rsidP="001E057A">
      <w:pPr>
        <w:pStyle w:val="Default"/>
        <w:rPr>
          <w:rFonts w:ascii="Raleway" w:hAnsi="Raleway" w:cstheme="minorHAnsi"/>
          <w:i/>
          <w:color w:val="FF0000"/>
        </w:rPr>
      </w:pPr>
      <w:r w:rsidRPr="00FF5DD2">
        <w:rPr>
          <w:rFonts w:ascii="Raleway" w:hAnsi="Raleway" w:cstheme="minorHAnsi"/>
          <w:i/>
          <w:color w:val="FF0000"/>
        </w:rPr>
        <w:t>&lt;</w:t>
      </w:r>
      <w:r w:rsidR="001E057A" w:rsidRPr="00FF5DD2">
        <w:rPr>
          <w:rFonts w:ascii="Raleway" w:hAnsi="Raleway" w:cstheme="minorHAnsi"/>
          <w:i/>
          <w:color w:val="FF0000"/>
        </w:rPr>
        <w:t>Beschrijf hoe de uitvoer/output van de applicatie is. Denk daarbij aan rapportages/overzichten/geluid en dergelijke. Dit zijn specifieke schermen die door de applicatie worden gemaakt. Een gebruikerslijst bijvoorbeeld is een tabel. Een menu is een lijst met pagina opties etc.</w:t>
      </w:r>
      <w:r w:rsidRPr="00FF5DD2">
        <w:rPr>
          <w:rFonts w:ascii="Raleway" w:hAnsi="Raleway" w:cstheme="minorHAnsi"/>
          <w:i/>
          <w:color w:val="FF0000"/>
        </w:rPr>
        <w:t>&gt;</w:t>
      </w:r>
    </w:p>
    <w:p w14:paraId="3F9ED2F5" w14:textId="77777777" w:rsidR="00FF5DD2" w:rsidRDefault="00FF5DD2" w:rsidP="001E057A">
      <w:pPr>
        <w:pStyle w:val="Default"/>
        <w:rPr>
          <w:rFonts w:ascii="Raleway" w:hAnsi="Raleway" w:cstheme="minorHAnsi"/>
          <w:i/>
          <w:color w:val="3C3C3C"/>
        </w:rPr>
      </w:pPr>
    </w:p>
    <w:p w14:paraId="39CFC7B4" w14:textId="0BAA0393" w:rsidR="00FF5DD2" w:rsidRPr="000F3ABC" w:rsidRDefault="00FF5DD2" w:rsidP="001E057A">
      <w:pPr>
        <w:pStyle w:val="Default"/>
        <w:rPr>
          <w:rFonts w:ascii="Raleway" w:hAnsi="Raleway" w:cstheme="minorHAnsi"/>
          <w:i/>
          <w:color w:val="3C3C3C"/>
        </w:rPr>
      </w:pPr>
      <w:r w:rsidRPr="00FF5DD2">
        <w:rPr>
          <w:rFonts w:ascii="Raleway" w:hAnsi="Raleway" w:cstheme="minorHAnsi"/>
          <w:i/>
          <w:color w:val="3C3C3C"/>
        </w:rPr>
        <w:t xml:space="preserve">met de </w:t>
      </w:r>
      <w:r>
        <w:rPr>
          <w:rFonts w:ascii="Raleway" w:hAnsi="Raleway" w:cstheme="minorHAnsi"/>
          <w:i/>
          <w:color w:val="3C3C3C"/>
        </w:rPr>
        <w:t>uitvoerontwerp</w:t>
      </w:r>
      <w:r w:rsidRPr="00FF5DD2">
        <w:rPr>
          <w:rFonts w:ascii="Raleway" w:hAnsi="Raleway" w:cstheme="minorHAnsi"/>
          <w:i/>
          <w:color w:val="3C3C3C"/>
        </w:rPr>
        <w:t xml:space="preserve"> behouden we hetzelfde thema van "de eenvoudigste manier". We zullen één scherm hebben met de uitvoer van het onderwerp (informatie) en daarnaast zullen we de I/O van de chatbot hebben</w:t>
      </w:r>
    </w:p>
    <w:p w14:paraId="26BDEE1F" w14:textId="425A9DE3" w:rsidR="00AD4AF0" w:rsidRPr="00F72224" w:rsidRDefault="00AD4AF0">
      <w:pPr>
        <w:rPr>
          <w:rFonts w:ascii="Raleway" w:hAnsi="Raleway" w:cstheme="minorHAnsi"/>
          <w:sz w:val="24"/>
          <w:szCs w:val="24"/>
        </w:rPr>
      </w:pPr>
      <w:r w:rsidRPr="00F72224">
        <w:rPr>
          <w:rFonts w:ascii="Raleway" w:hAnsi="Raleway" w:cstheme="minorHAnsi"/>
          <w:sz w:val="24"/>
          <w:szCs w:val="24"/>
        </w:rPr>
        <w:br w:type="page"/>
      </w:r>
    </w:p>
    <w:p w14:paraId="2967F372" w14:textId="13F3180F" w:rsidR="004D3AAA" w:rsidRPr="00F72224" w:rsidRDefault="004D3AAA" w:rsidP="00022DA0">
      <w:pPr>
        <w:rPr>
          <w:rFonts w:ascii="Raleway" w:hAnsi="Raleway" w:cstheme="minorHAnsi"/>
          <w:sz w:val="24"/>
          <w:szCs w:val="24"/>
        </w:rPr>
      </w:pPr>
    </w:p>
    <w:p w14:paraId="6FEEC167" w14:textId="2AFA2C10" w:rsidR="00AD4AF0" w:rsidRPr="009C7216" w:rsidRDefault="00AD4AF0" w:rsidP="00C0023D">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Navigatiescherm(en)</w:t>
      </w:r>
    </w:p>
    <w:p w14:paraId="562A76CD" w14:textId="3954FE6C" w:rsidR="00AD4AF0" w:rsidRPr="006A4622" w:rsidRDefault="00506BD9" w:rsidP="00AD4AF0">
      <w:pPr>
        <w:rPr>
          <w:rFonts w:ascii="Raleway" w:eastAsia="Times New Roman" w:hAnsi="Raleway" w:cstheme="minorHAnsi"/>
          <w:i/>
          <w:color w:val="FF0000"/>
          <w:sz w:val="24"/>
          <w:szCs w:val="24"/>
          <w:lang w:eastAsia="nl-NL"/>
        </w:rPr>
      </w:pPr>
      <w:r>
        <w:rPr>
          <w:noProof/>
          <w:color w:val="FF0000"/>
        </w:rPr>
        <mc:AlternateContent>
          <mc:Choice Requires="wps">
            <w:drawing>
              <wp:anchor distT="0" distB="0" distL="114300" distR="114300" simplePos="0" relativeHeight="251661824" behindDoc="0" locked="0" layoutInCell="1" allowOverlap="1" wp14:anchorId="3B97DE86" wp14:editId="7D8D85DA">
                <wp:simplePos x="0" y="0"/>
                <wp:positionH relativeFrom="column">
                  <wp:posOffset>-1501775</wp:posOffset>
                </wp:positionH>
                <wp:positionV relativeFrom="paragraph">
                  <wp:posOffset>41910</wp:posOffset>
                </wp:positionV>
                <wp:extent cx="291465" cy="9525"/>
                <wp:effectExtent l="0" t="0" r="13335" b="9525"/>
                <wp:wrapNone/>
                <wp:docPr id="2064076935" name="Rechte verbindingslijn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9146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9554EC" id="Rechte verbindingslijn 12" o:spid="_x0000_s1026"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5pt,3.3pt" to="-95.3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" strokecolor="#5b9bd5 [3204]" strokeweight=".5pt">
                <v:stroke joinstyle="miter"/>
                <o:lock v:ext="edit" shapetype="f"/>
              </v:line>
            </w:pict>
          </mc:Fallback>
        </mc:AlternateContent>
      </w:r>
      <w:r>
        <w:rPr>
          <w:noProof/>
          <w:color w:val="FF0000"/>
        </w:rPr>
        <mc:AlternateContent>
          <mc:Choice Requires="wps">
            <w:drawing>
              <wp:anchor distT="4294967295" distB="4294967295" distL="114300" distR="114300" simplePos="0" relativeHeight="251664896" behindDoc="0" locked="0" layoutInCell="1" allowOverlap="1" wp14:anchorId="44D48EE8" wp14:editId="682BE5ED">
                <wp:simplePos x="0" y="0"/>
                <wp:positionH relativeFrom="column">
                  <wp:posOffset>-2924175</wp:posOffset>
                </wp:positionH>
                <wp:positionV relativeFrom="paragraph">
                  <wp:posOffset>60959</wp:posOffset>
                </wp:positionV>
                <wp:extent cx="227965" cy="0"/>
                <wp:effectExtent l="0" t="0" r="0" b="0"/>
                <wp:wrapNone/>
                <wp:docPr id="683878317" name="Rechte verbindingslijn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79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E9E7E14" id="Rechte verbindingslijn 11" o:spid="_x0000_s1026" style="position:absolute;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0.25pt,4.8pt" to="-212.3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" strokecolor="#5b9bd5 [3204]" strokeweight=".5pt">
                <v:stroke joinstyle="miter"/>
                <o:lock v:ext="edit" shapetype="f"/>
              </v:line>
            </w:pict>
          </mc:Fallback>
        </mc:AlternateContent>
      </w:r>
      <w:r>
        <w:rPr>
          <w:noProof/>
          <w:color w:val="FF0000"/>
        </w:rPr>
        <mc:AlternateContent>
          <mc:Choice Requires="wps">
            <w:drawing>
              <wp:anchor distT="4294967295" distB="4294967295" distL="114300" distR="114300" simplePos="0" relativeHeight="251663872" behindDoc="0" locked="0" layoutInCell="1" allowOverlap="1" wp14:anchorId="4E8AEB56" wp14:editId="289EFE82">
                <wp:simplePos x="0" y="0"/>
                <wp:positionH relativeFrom="column">
                  <wp:posOffset>-4182110</wp:posOffset>
                </wp:positionH>
                <wp:positionV relativeFrom="paragraph">
                  <wp:posOffset>41909</wp:posOffset>
                </wp:positionV>
                <wp:extent cx="228600" cy="0"/>
                <wp:effectExtent l="0" t="0" r="0" b="0"/>
                <wp:wrapNone/>
                <wp:docPr id="2108878134" name="Rechte verbindingslijn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328DD33" id="Rechte verbindingslijn 10" o:spid="_x0000_s1026" style="position:absolute;flip:y;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329.3pt,3.3pt" to="-311.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" strokecolor="black [3200]" strokeweight=".5pt">
                <v:stroke joinstyle="miter"/>
                <o:lock v:ext="edit" shapetype="f"/>
              </v:line>
            </w:pict>
          </mc:Fallback>
        </mc:AlternateContent>
      </w:r>
      <w:r>
        <w:rPr>
          <w:noProof/>
          <w:color w:val="FF0000"/>
        </w:rPr>
        <mc:AlternateContent>
          <mc:Choice Requires="wps">
            <w:drawing>
              <wp:anchor distT="0" distB="0" distL="114299" distR="114299" simplePos="0" relativeHeight="251666944" behindDoc="0" locked="0" layoutInCell="1" allowOverlap="1" wp14:anchorId="13AD46F6" wp14:editId="02BBAB43">
                <wp:simplePos x="0" y="0"/>
                <wp:positionH relativeFrom="column">
                  <wp:posOffset>-2324736</wp:posOffset>
                </wp:positionH>
                <wp:positionV relativeFrom="paragraph">
                  <wp:posOffset>29845</wp:posOffset>
                </wp:positionV>
                <wp:extent cx="0" cy="394970"/>
                <wp:effectExtent l="95250" t="38100" r="38100" b="5080"/>
                <wp:wrapNone/>
                <wp:docPr id="60859792" name="Rechte verbindingslijn met pijl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94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type w14:anchorId="13AFB9EE" id="_x0000_t32" coordsize="21600,21600" o:spt="32" o:oned="t" path="m,l21600,21600e" filled="f">
                <v:path arrowok="t" fillok="f" o:connecttype="none"/>
                <o:lock v:ext="edit" shapetype="t"/>
              </v:shapetype>
              <v:shape id="Rechte verbindingslijn met pijl 9" o:spid="_x0000_s1026" type="#_x0000_t32" style="position:absolute;margin-left:-183.05pt;margin-top:2.35pt;width:0;height:31.1pt;flip:y;z-index:2516669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" strokecolor="#5b9bd5 [3204]" strokeweight=".5pt">
                <v:stroke endarrow="open" joinstyle="miter"/>
                <o:lock v:ext="edit" shapetype="f"/>
              </v:shape>
            </w:pict>
          </mc:Fallback>
        </mc:AlternateContent>
      </w:r>
      <w:r>
        <w:rPr>
          <w:noProof/>
          <w:color w:val="FF0000"/>
        </w:rPr>
        <mc:AlternateContent>
          <mc:Choice Requires="wps">
            <w:drawing>
              <wp:anchor distT="0" distB="0" distL="114299" distR="114299" simplePos="0" relativeHeight="251665920" behindDoc="0" locked="0" layoutInCell="1" allowOverlap="1" wp14:anchorId="404E2647" wp14:editId="7BBF4E33">
                <wp:simplePos x="0" y="0"/>
                <wp:positionH relativeFrom="column">
                  <wp:posOffset>-2124076</wp:posOffset>
                </wp:positionH>
                <wp:positionV relativeFrom="paragraph">
                  <wp:posOffset>29845</wp:posOffset>
                </wp:positionV>
                <wp:extent cx="0" cy="228600"/>
                <wp:effectExtent l="95250" t="38100" r="38100" b="0"/>
                <wp:wrapNone/>
                <wp:docPr id="2131378346" name="Rechte verbindingslijn met pijl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6F6885" id="Rechte verbindingslijn met pijl 8" o:spid="_x0000_s1026" type="#_x0000_t32" style="position:absolute;margin-left:-167.25pt;margin-top:2.35pt;width:0;height:18pt;flip:y;z-index:251665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" strokecolor="#5b9bd5 [3204]" strokeweight=".5pt">
                <v:stroke endarrow="open" joinstyle="miter"/>
                <o:lock v:ext="edit" shapetype="f"/>
              </v:shape>
            </w:pict>
          </mc:Fallback>
        </mc:AlternateContent>
      </w:r>
      <w:r>
        <w:rPr>
          <w:noProof/>
          <w:color w:val="FF0000"/>
        </w:rPr>
        <mc:AlternateContent>
          <mc:Choice Requires="wps">
            <w:drawing>
              <wp:anchor distT="0" distB="0" distL="114300" distR="114300" simplePos="0" relativeHeight="251662848" behindDoc="0" locked="0" layoutInCell="1" allowOverlap="1" wp14:anchorId="1571DAFD" wp14:editId="4BCF317B">
                <wp:simplePos x="0" y="0"/>
                <wp:positionH relativeFrom="column">
                  <wp:posOffset>-4640580</wp:posOffset>
                </wp:positionH>
                <wp:positionV relativeFrom="paragraph">
                  <wp:posOffset>30480</wp:posOffset>
                </wp:positionV>
                <wp:extent cx="635" cy="4574540"/>
                <wp:effectExtent l="0" t="0" r="18415" b="16510"/>
                <wp:wrapNone/>
                <wp:docPr id="136206616" name="Rechte verbindingslijn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4574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8E6E125" id="Rechte verbindingslijn 7"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65.4pt,2.4pt" to="-365.35pt,3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" strokecolor="#5b9bd5 [3204]" strokeweight=".5pt">
                <v:stroke joinstyle="miter"/>
                <o:lock v:ext="edit" shapetype="f"/>
              </v:line>
            </w:pict>
          </mc:Fallback>
        </mc:AlternateContent>
      </w:r>
      <w:r w:rsidR="00335E34" w:rsidRPr="006A4622">
        <w:rPr>
          <w:rFonts w:ascii="Raleway" w:eastAsia="Times New Roman" w:hAnsi="Raleway" w:cstheme="minorHAnsi"/>
          <w:i/>
          <w:color w:val="FF0000"/>
          <w:sz w:val="24"/>
          <w:szCs w:val="24"/>
          <w:lang w:eastAsia="nl-NL"/>
        </w:rPr>
        <w:t>&lt;</w:t>
      </w:r>
      <w:r w:rsidR="00AD4AF0" w:rsidRPr="006A4622">
        <w:rPr>
          <w:rFonts w:ascii="Raleway" w:eastAsia="Times New Roman" w:hAnsi="Raleway" w:cstheme="minorHAnsi"/>
          <w:i/>
          <w:color w:val="FF0000"/>
          <w:sz w:val="24"/>
          <w:szCs w:val="24"/>
          <w:lang w:eastAsia="nl-NL"/>
        </w:rPr>
        <w:t>Geef aan hoe er binnen de applicatie genavigeerd gaat worden. Geef hierbij in hoofdlijnen aan welke schermen/vensters er zijn binnen de applicatie en hoe deze in relatie met elkaar staan.</w:t>
      </w:r>
      <w:r w:rsidR="00335E34" w:rsidRPr="006A4622">
        <w:rPr>
          <w:rFonts w:ascii="Raleway" w:eastAsia="Times New Roman" w:hAnsi="Raleway" w:cstheme="minorHAnsi"/>
          <w:i/>
          <w:color w:val="FF0000"/>
          <w:sz w:val="24"/>
          <w:szCs w:val="24"/>
          <w:lang w:eastAsia="nl-NL"/>
        </w:rPr>
        <w:t>&gt;</w:t>
      </w:r>
    </w:p>
    <w:p w14:paraId="1D9D9851" w14:textId="5323D14E" w:rsidR="006A4622" w:rsidRPr="00F72224" w:rsidRDefault="006A4622" w:rsidP="00AD4AF0">
      <w:pPr>
        <w:rPr>
          <w:rFonts w:ascii="Raleway" w:eastAsia="Times New Roman" w:hAnsi="Raleway" w:cstheme="minorHAnsi"/>
          <w:i/>
          <w:color w:val="808080" w:themeColor="background1" w:themeShade="80"/>
          <w:sz w:val="24"/>
          <w:szCs w:val="24"/>
          <w:lang w:eastAsia="nl-NL"/>
        </w:rPr>
      </w:pPr>
      <w:r>
        <w:rPr>
          <w:rFonts w:ascii="Raleway" w:eastAsia="Times New Roman" w:hAnsi="Raleway" w:cstheme="minorHAnsi"/>
          <w:i/>
          <w:color w:val="808080" w:themeColor="background1" w:themeShade="80"/>
          <w:sz w:val="24"/>
          <w:szCs w:val="24"/>
          <w:lang w:eastAsia="nl-NL"/>
        </w:rPr>
        <w:t>Zie bijlage NAVI.</w:t>
      </w:r>
    </w:p>
    <w:p w14:paraId="4EC0D14E" w14:textId="20218E68" w:rsidR="00AD4AF0" w:rsidRPr="00F72224" w:rsidRDefault="00AD4AF0" w:rsidP="00022DA0">
      <w:pPr>
        <w:rPr>
          <w:rFonts w:ascii="Raleway" w:eastAsia="Times New Roman" w:hAnsi="Raleway" w:cstheme="minorHAnsi"/>
          <w:i/>
          <w:color w:val="808080" w:themeColor="background1" w:themeShade="80"/>
          <w:sz w:val="24"/>
          <w:szCs w:val="24"/>
          <w:lang w:eastAsia="nl-NL"/>
        </w:rPr>
      </w:pPr>
    </w:p>
    <w:p w14:paraId="67EDAF68" w14:textId="77777777" w:rsidR="00F15059" w:rsidRPr="00F72224" w:rsidRDefault="00F15059" w:rsidP="00022DA0">
      <w:pPr>
        <w:rPr>
          <w:rFonts w:ascii="Raleway" w:eastAsiaTheme="majorEastAsia" w:hAnsi="Raleway" w:cstheme="minorHAnsi"/>
          <w:sz w:val="24"/>
          <w:szCs w:val="24"/>
        </w:rPr>
      </w:pPr>
    </w:p>
    <w:p w14:paraId="540B2C72" w14:textId="759E8D68" w:rsidR="00972980" w:rsidRPr="00F72224" w:rsidRDefault="00126C6F" w:rsidP="00C0023D">
      <w:pPr>
        <w:pStyle w:val="Geenafstand"/>
        <w:rPr>
          <w:shd w:val="clear" w:color="auto" w:fill="FFFFFF"/>
        </w:rPr>
      </w:pPr>
      <w:r w:rsidRPr="00F72224">
        <w:rPr>
          <w:rFonts w:cstheme="minorHAnsi"/>
        </w:rPr>
        <w:br w:type="page"/>
      </w:r>
      <w:r w:rsidR="00972980" w:rsidRPr="009C7216">
        <w:rPr>
          <w:rFonts w:ascii="Raleway" w:hAnsi="Raleway"/>
          <w:b/>
          <w:bCs/>
          <w:color w:val="00555C"/>
          <w:sz w:val="24"/>
          <w:szCs w:val="24"/>
          <w:shd w:val="clear" w:color="auto" w:fill="FFFFFF"/>
        </w:rPr>
        <w:lastRenderedPageBreak/>
        <w:t>Flowchart  (Graphics)</w:t>
      </w:r>
      <w:r w:rsidR="00423A2C" w:rsidRPr="00C0023D">
        <w:rPr>
          <w:rFonts w:ascii="Raleway" w:hAnsi="Raleway"/>
          <w:b/>
          <w:bCs/>
          <w:sz w:val="24"/>
          <w:szCs w:val="24"/>
          <w:shd w:val="clear" w:color="auto" w:fill="FFFFFF"/>
        </w:rPr>
        <w:tab/>
      </w:r>
      <w:r w:rsidR="00423A2C" w:rsidRPr="00C0023D">
        <w:rPr>
          <w:rFonts w:ascii="Raleway" w:hAnsi="Raleway"/>
          <w:b/>
          <w:bCs/>
          <w:sz w:val="24"/>
          <w:szCs w:val="24"/>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p>
    <w:p w14:paraId="2DABBE68" w14:textId="771B3B15" w:rsidR="00423A2C" w:rsidRPr="00F72224" w:rsidRDefault="00BC44D8" w:rsidP="00423A2C">
      <w:pPr>
        <w:rPr>
          <w:rFonts w:ascii="Raleway" w:hAnsi="Raleway"/>
        </w:rPr>
      </w:pPr>
      <w:r>
        <w:rPr>
          <w:rFonts w:ascii="Raleway" w:eastAsiaTheme="majorEastAsia" w:hAnsi="Raleway" w:cstheme="minorHAnsi"/>
          <w:noProof/>
          <w:sz w:val="24"/>
          <w:szCs w:val="24"/>
        </w:rPr>
        <w:drawing>
          <wp:inline distT="0" distB="0" distL="0" distR="0" wp14:anchorId="610A7EE7" wp14:editId="6AB67B21">
            <wp:extent cx="5753735" cy="2897505"/>
            <wp:effectExtent l="0" t="0" r="0" b="0"/>
            <wp:docPr id="198147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2897505"/>
                    </a:xfrm>
                    <a:prstGeom prst="rect">
                      <a:avLst/>
                    </a:prstGeom>
                    <a:noFill/>
                    <a:ln>
                      <a:noFill/>
                    </a:ln>
                  </pic:spPr>
                </pic:pic>
              </a:graphicData>
            </a:graphic>
          </wp:inline>
        </w:drawing>
      </w:r>
    </w:p>
    <w:p w14:paraId="11BB985B" w14:textId="0A524314" w:rsidR="00423A2C" w:rsidRPr="00BC44D8" w:rsidRDefault="00423A2C" w:rsidP="00423A2C">
      <w:pPr>
        <w:rPr>
          <w:rFonts w:ascii="Raleway" w:hAnsi="Raleway"/>
          <w:b/>
          <w:bCs/>
          <w:color w:val="FF0000"/>
          <w:sz w:val="24"/>
          <w:szCs w:val="24"/>
        </w:rPr>
      </w:pPr>
      <w:r w:rsidRPr="00BC44D8">
        <w:rPr>
          <w:rFonts w:ascii="Raleway" w:hAnsi="Raleway"/>
          <w:b/>
          <w:bCs/>
          <w:color w:val="FF0000"/>
          <w:sz w:val="24"/>
          <w:szCs w:val="24"/>
        </w:rPr>
        <w:t>Wat is een flowchart/stoomdiagram</w:t>
      </w:r>
    </w:p>
    <w:p w14:paraId="0BFA59E9" w14:textId="77777777" w:rsidR="00423A2C" w:rsidRPr="00BC44D8" w:rsidRDefault="00423A2C">
      <w:pPr>
        <w:rPr>
          <w:rFonts w:ascii="Raleway" w:eastAsiaTheme="majorEastAsia" w:hAnsi="Raleway" w:cstheme="minorHAnsi"/>
          <w:i/>
          <w:iCs/>
          <w:color w:val="FF0000"/>
        </w:rPr>
      </w:pPr>
      <w:r w:rsidRPr="00BC44D8">
        <w:rPr>
          <w:rFonts w:ascii="Raleway" w:eastAsiaTheme="majorEastAsia" w:hAnsi="Raleway" w:cstheme="minorHAnsi"/>
          <w:i/>
          <w:iCs/>
          <w:color w:val="FF0000"/>
        </w:rPr>
        <w:t>&lt;Een stroomdiagram ook wel een flowchart genoemd is een diagram waarmee de stappen, volgordes en beslissingen van een proces of workflow worden geïllustreerd.&gt;</w:t>
      </w:r>
    </w:p>
    <w:p w14:paraId="3E910AD6" w14:textId="77777777" w:rsidR="005D48B5" w:rsidRPr="00F72224" w:rsidRDefault="005D48B5">
      <w:pPr>
        <w:rPr>
          <w:rFonts w:ascii="Raleway" w:eastAsiaTheme="majorEastAsia" w:hAnsi="Raleway" w:cstheme="minorHAnsi"/>
          <w:i/>
          <w:iCs/>
          <w:color w:val="808080" w:themeColor="background1" w:themeShade="80"/>
        </w:rPr>
      </w:pPr>
    </w:p>
    <w:p w14:paraId="2E6485F4" w14:textId="376B9E83" w:rsidR="00423A2C" w:rsidRPr="00BC44D8" w:rsidRDefault="00217914">
      <w:pPr>
        <w:rPr>
          <w:rFonts w:ascii="Raleway" w:eastAsiaTheme="majorEastAsia" w:hAnsi="Raleway" w:cstheme="minorHAnsi"/>
          <w:b/>
          <w:bCs/>
          <w:color w:val="FF0000"/>
          <w:sz w:val="24"/>
          <w:szCs w:val="24"/>
        </w:rPr>
      </w:pPr>
      <w:r w:rsidRPr="00BC44D8">
        <w:rPr>
          <w:rFonts w:ascii="Raleway" w:eastAsiaTheme="majorEastAsia" w:hAnsi="Raleway" w:cstheme="minorHAnsi"/>
          <w:b/>
          <w:bCs/>
          <w:color w:val="FF0000"/>
          <w:sz w:val="24"/>
          <w:szCs w:val="24"/>
        </w:rPr>
        <w:t>Wat is het doel van een flowchart/stoomdiagram</w:t>
      </w:r>
    </w:p>
    <w:p w14:paraId="2170A936" w14:textId="2C79F084" w:rsidR="00217914" w:rsidRPr="00BC44D8" w:rsidRDefault="00217914">
      <w:pPr>
        <w:rPr>
          <w:rFonts w:ascii="Raleway" w:eastAsiaTheme="majorEastAsia" w:hAnsi="Raleway" w:cstheme="minorHAnsi"/>
          <w:i/>
          <w:iCs/>
          <w:color w:val="FF0000"/>
        </w:rPr>
      </w:pPr>
      <w:r w:rsidRPr="00BC44D8">
        <w:rPr>
          <w:rFonts w:ascii="Raleway" w:eastAsiaTheme="majorEastAsia" w:hAnsi="Raleway" w:cstheme="minorHAnsi"/>
          <w:i/>
          <w:iCs/>
          <w:color w:val="FF0000"/>
        </w:rPr>
        <w:t>&lt;Flowcharts zijn populaire tools voor het documenteren en visualiseren van processen. Vanwege hun veelzijdigheid worden flowcharts in verschillende vakgebieden gebruikt voor besluitvorming, probleemoplossing en het verbeteren van systemen en processen.&gt;</w:t>
      </w:r>
    </w:p>
    <w:p w14:paraId="64AEB9E1" w14:textId="77777777" w:rsidR="001D557D" w:rsidRPr="00F72224" w:rsidRDefault="001D557D">
      <w:pPr>
        <w:rPr>
          <w:rFonts w:ascii="Raleway" w:eastAsiaTheme="majorEastAsia" w:hAnsi="Raleway" w:cstheme="minorHAnsi"/>
          <w:b/>
          <w:bCs/>
          <w:sz w:val="24"/>
          <w:szCs w:val="24"/>
        </w:rPr>
      </w:pPr>
    </w:p>
    <w:p w14:paraId="7A68AA21" w14:textId="77777777" w:rsidR="001D557D" w:rsidRPr="00F72224" w:rsidRDefault="001D557D">
      <w:pPr>
        <w:rPr>
          <w:rFonts w:ascii="Raleway" w:eastAsiaTheme="majorEastAsia" w:hAnsi="Raleway" w:cstheme="minorHAnsi"/>
          <w:b/>
          <w:bCs/>
          <w:sz w:val="24"/>
          <w:szCs w:val="24"/>
        </w:rPr>
      </w:pPr>
    </w:p>
    <w:p w14:paraId="504343FF" w14:textId="77777777" w:rsidR="001D557D" w:rsidRPr="00F72224" w:rsidRDefault="001D557D">
      <w:pPr>
        <w:rPr>
          <w:rFonts w:ascii="Raleway" w:eastAsiaTheme="majorEastAsia" w:hAnsi="Raleway" w:cstheme="minorHAnsi"/>
          <w:b/>
          <w:bCs/>
          <w:sz w:val="24"/>
          <w:szCs w:val="24"/>
        </w:rPr>
      </w:pPr>
    </w:p>
    <w:p w14:paraId="3AF3A943" w14:textId="77777777" w:rsidR="001D557D" w:rsidRPr="00F72224" w:rsidRDefault="001D557D">
      <w:pPr>
        <w:rPr>
          <w:rFonts w:ascii="Raleway" w:eastAsiaTheme="majorEastAsia" w:hAnsi="Raleway" w:cstheme="minorHAnsi"/>
          <w:b/>
          <w:bCs/>
          <w:sz w:val="24"/>
          <w:szCs w:val="24"/>
        </w:rPr>
      </w:pPr>
    </w:p>
    <w:p w14:paraId="05EFF50F" w14:textId="77777777" w:rsidR="001D557D" w:rsidRPr="00F72224" w:rsidRDefault="001D557D">
      <w:pPr>
        <w:rPr>
          <w:rFonts w:ascii="Raleway" w:eastAsiaTheme="majorEastAsia" w:hAnsi="Raleway" w:cstheme="minorHAnsi"/>
          <w:b/>
          <w:bCs/>
          <w:sz w:val="24"/>
          <w:szCs w:val="24"/>
        </w:rPr>
      </w:pPr>
    </w:p>
    <w:p w14:paraId="2C8BD48A" w14:textId="77777777" w:rsidR="001D557D" w:rsidRPr="00BC44D8" w:rsidRDefault="001D557D">
      <w:pPr>
        <w:rPr>
          <w:rFonts w:ascii="Raleway" w:eastAsiaTheme="majorEastAsia" w:hAnsi="Raleway" w:cstheme="minorHAnsi"/>
          <w:b/>
          <w:bCs/>
          <w:color w:val="FF0000"/>
          <w:sz w:val="24"/>
          <w:szCs w:val="24"/>
        </w:rPr>
      </w:pPr>
    </w:p>
    <w:p w14:paraId="3646D5EA" w14:textId="5111A24A" w:rsidR="006B28F2" w:rsidRPr="00BC44D8" w:rsidRDefault="006B28F2">
      <w:pPr>
        <w:rPr>
          <w:rFonts w:ascii="Raleway" w:eastAsiaTheme="majorEastAsia" w:hAnsi="Raleway" w:cstheme="minorHAnsi"/>
          <w:b/>
          <w:bCs/>
          <w:color w:val="FF0000"/>
          <w:sz w:val="24"/>
          <w:szCs w:val="24"/>
        </w:rPr>
      </w:pPr>
      <w:r w:rsidRPr="00BC44D8">
        <w:rPr>
          <w:rFonts w:ascii="Raleway" w:eastAsiaTheme="majorEastAsia" w:hAnsi="Raleway" w:cstheme="minorHAnsi"/>
          <w:b/>
          <w:bCs/>
          <w:color w:val="FF0000"/>
          <w:sz w:val="24"/>
          <w:szCs w:val="24"/>
        </w:rPr>
        <w:t>De</w:t>
      </w:r>
      <w:r w:rsidR="001D557D" w:rsidRPr="00BC44D8">
        <w:rPr>
          <w:rFonts w:ascii="Raleway" w:eastAsiaTheme="majorEastAsia" w:hAnsi="Raleway" w:cstheme="minorHAnsi"/>
          <w:b/>
          <w:bCs/>
          <w:color w:val="FF0000"/>
          <w:sz w:val="24"/>
          <w:szCs w:val="24"/>
        </w:rPr>
        <w:t xml:space="preserve"> meest gebruikte</w:t>
      </w:r>
      <w:r w:rsidRPr="00BC44D8">
        <w:rPr>
          <w:rFonts w:ascii="Raleway" w:eastAsiaTheme="majorEastAsia" w:hAnsi="Raleway" w:cstheme="minorHAnsi"/>
          <w:b/>
          <w:bCs/>
          <w:color w:val="FF0000"/>
          <w:sz w:val="24"/>
          <w:szCs w:val="24"/>
        </w:rPr>
        <w:t xml:space="preserve"> gestandaardiseerde symbolen zijn:</w:t>
      </w:r>
    </w:p>
    <w:p w14:paraId="2DE6C6A3" w14:textId="5EA3C89D" w:rsidR="00423A2C" w:rsidRPr="00BC44D8" w:rsidRDefault="00423A2C">
      <w:pPr>
        <w:rPr>
          <w:rFonts w:ascii="Raleway" w:eastAsiaTheme="majorEastAsia" w:hAnsi="Raleway" w:cstheme="minorHAnsi"/>
          <w:i/>
          <w:iCs/>
          <w:color w:val="FF0000"/>
        </w:rPr>
      </w:pPr>
    </w:p>
    <w:p w14:paraId="01CD192A" w14:textId="39BD6965" w:rsidR="001D557D" w:rsidRPr="00BC44D8" w:rsidRDefault="006B28F2">
      <w:pPr>
        <w:rPr>
          <w:rFonts w:ascii="Raleway" w:eastAsiaTheme="majorEastAsia" w:hAnsi="Raleway" w:cstheme="minorHAnsi"/>
          <w:i/>
          <w:iCs/>
          <w:color w:val="FF0000"/>
          <w:u w:val="single"/>
        </w:rPr>
      </w:pPr>
      <w:r w:rsidRPr="00BC44D8">
        <w:rPr>
          <w:rFonts w:ascii="Raleway" w:eastAsiaTheme="majorEastAsia" w:hAnsi="Raleway" w:cstheme="minorHAnsi"/>
          <w:i/>
          <w:iCs/>
          <w:color w:val="FF0000"/>
          <w:u w:val="single"/>
        </w:rPr>
        <w:t>START/EINDE</w:t>
      </w:r>
    </w:p>
    <w:p w14:paraId="3D413BFE" w14:textId="0E350213" w:rsidR="001D557D" w:rsidRPr="00BC44D8" w:rsidRDefault="001D557D">
      <w:pPr>
        <w:rPr>
          <w:rFonts w:ascii="Raleway" w:eastAsiaTheme="majorEastAsia" w:hAnsi="Raleway" w:cstheme="minorHAnsi"/>
          <w:i/>
          <w:iCs/>
          <w:color w:val="FF0000"/>
        </w:rPr>
      </w:pPr>
    </w:p>
    <w:p w14:paraId="2A53ED0F" w14:textId="29000D7B" w:rsidR="001D557D" w:rsidRPr="00BC44D8" w:rsidRDefault="001D557D">
      <w:pPr>
        <w:rPr>
          <w:rFonts w:ascii="Raleway" w:eastAsiaTheme="majorEastAsia" w:hAnsi="Raleway" w:cstheme="minorHAnsi"/>
          <w:i/>
          <w:iCs/>
          <w:color w:val="FF0000"/>
          <w:u w:val="single"/>
        </w:rPr>
      </w:pPr>
      <w:r w:rsidRPr="00BC44D8">
        <w:rPr>
          <w:rFonts w:ascii="Raleway" w:eastAsiaTheme="majorEastAsia" w:hAnsi="Raleway" w:cstheme="minorHAnsi"/>
          <w:i/>
          <w:iCs/>
          <w:color w:val="FF0000"/>
          <w:u w:val="single"/>
        </w:rPr>
        <w:t>PROCESSTAP</w:t>
      </w:r>
    </w:p>
    <w:p w14:paraId="2CBFADF4" w14:textId="77777777" w:rsidR="00CA7572" w:rsidRPr="00F72224" w:rsidRDefault="00CA7572" w:rsidP="00022DA0">
      <w:pPr>
        <w:rPr>
          <w:rFonts w:ascii="Raleway" w:eastAsiaTheme="majorEastAsia" w:hAnsi="Raleway" w:cstheme="minorHAnsi"/>
          <w:sz w:val="24"/>
          <w:szCs w:val="24"/>
        </w:rPr>
      </w:pPr>
    </w:p>
    <w:p w14:paraId="363CD5B4" w14:textId="11E7BAC2" w:rsidR="008423EF" w:rsidRPr="009C7216" w:rsidRDefault="00D90E83" w:rsidP="003D1EC8">
      <w:pPr>
        <w:pStyle w:val="Kop1"/>
        <w:jc w:val="left"/>
        <w:rPr>
          <w:rFonts w:ascii="Raleway" w:hAnsi="Raleway" w:cstheme="minorHAnsi"/>
          <w:b/>
          <w:bCs/>
          <w:color w:val="EC644A"/>
          <w:sz w:val="52"/>
          <w:szCs w:val="52"/>
        </w:rPr>
      </w:pPr>
      <w:bookmarkStart w:id="99" w:name="_Toc153523483"/>
      <w:r w:rsidRPr="009C7216">
        <w:rPr>
          <w:rFonts w:ascii="Raleway" w:hAnsi="Raleway" w:cstheme="minorHAnsi"/>
          <w:noProof/>
          <w:color w:val="EC644A"/>
          <w:sz w:val="24"/>
          <w:szCs w:val="24"/>
        </w:rPr>
        <w:lastRenderedPageBreak/>
        <w:drawing>
          <wp:anchor distT="0" distB="0" distL="114300" distR="114300" simplePos="0" relativeHeight="251650560" behindDoc="1" locked="0" layoutInCell="1" allowOverlap="1" wp14:anchorId="5344DD51" wp14:editId="15BC115E">
            <wp:simplePos x="0" y="0"/>
            <wp:positionH relativeFrom="column">
              <wp:posOffset>3917315</wp:posOffset>
            </wp:positionH>
            <wp:positionV relativeFrom="paragraph">
              <wp:posOffset>-629073</wp:posOffset>
            </wp:positionV>
            <wp:extent cx="2877398" cy="2159000"/>
            <wp:effectExtent l="0" t="0" r="0" b="0"/>
            <wp:wrapNone/>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7398" cy="2159000"/>
                    </a:xfrm>
                    <a:prstGeom prst="rect">
                      <a:avLst/>
                    </a:prstGeom>
                  </pic:spPr>
                </pic:pic>
              </a:graphicData>
            </a:graphic>
            <wp14:sizeRelH relativeFrom="page">
              <wp14:pctWidth>0</wp14:pctWidth>
            </wp14:sizeRelH>
            <wp14:sizeRelV relativeFrom="page">
              <wp14:pctHeight>0</wp14:pctHeight>
            </wp14:sizeRelV>
          </wp:anchor>
        </w:drawing>
      </w:r>
      <w:r w:rsidR="008423EF" w:rsidRPr="009C7216">
        <w:rPr>
          <w:rFonts w:ascii="Raleway" w:hAnsi="Raleway" w:cstheme="minorHAnsi"/>
          <w:b/>
          <w:bCs/>
          <w:color w:val="EC644A"/>
          <w:sz w:val="52"/>
          <w:szCs w:val="52"/>
        </w:rPr>
        <w:t>Technisch ontwerp</w:t>
      </w:r>
      <w:bookmarkEnd w:id="99"/>
    </w:p>
    <w:p w14:paraId="30F4DE86" w14:textId="77777777" w:rsidR="007C0C44" w:rsidRPr="00F72224" w:rsidRDefault="007C0C44" w:rsidP="00022DA0">
      <w:pPr>
        <w:rPr>
          <w:rFonts w:ascii="Raleway" w:hAnsi="Raleway" w:cstheme="minorHAnsi"/>
          <w:sz w:val="24"/>
          <w:szCs w:val="24"/>
        </w:rPr>
      </w:pPr>
    </w:p>
    <w:p w14:paraId="30072CDB" w14:textId="55982BE1" w:rsidR="007C0C44" w:rsidRPr="00F72224" w:rsidRDefault="007C0C44" w:rsidP="00022DA0">
      <w:pPr>
        <w:rPr>
          <w:rFonts w:ascii="Raleway" w:hAnsi="Raleway" w:cstheme="minorHAnsi"/>
          <w:sz w:val="24"/>
          <w:szCs w:val="24"/>
        </w:rPr>
      </w:pPr>
    </w:p>
    <w:p w14:paraId="49D83B84" w14:textId="77777777" w:rsidR="004D3AAA" w:rsidRPr="00F72224" w:rsidRDefault="004D3AAA" w:rsidP="00022DA0">
      <w:pPr>
        <w:rPr>
          <w:rFonts w:ascii="Raleway" w:hAnsi="Raleway" w:cstheme="minorHAnsi"/>
          <w:sz w:val="24"/>
          <w:szCs w:val="24"/>
        </w:rPr>
      </w:pPr>
    </w:p>
    <w:p w14:paraId="247895C7" w14:textId="2CB9239E" w:rsidR="00DD3B02" w:rsidRPr="009C7216" w:rsidRDefault="004D3AAA" w:rsidP="00C5567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Technische specificaties</w:t>
      </w:r>
    </w:p>
    <w:p w14:paraId="6C562D48" w14:textId="1387945C" w:rsidR="00DD3B02" w:rsidRPr="00F734B0" w:rsidRDefault="00335E34" w:rsidP="00DD3B02">
      <w:pPr>
        <w:rPr>
          <w:rFonts w:ascii="Raleway" w:hAnsi="Raleway" w:cstheme="minorHAnsi"/>
          <w:i/>
          <w:color w:val="808080" w:themeColor="background1" w:themeShade="80"/>
          <w:highlight w:val="lightGray"/>
        </w:rPr>
      </w:pPr>
      <w:r w:rsidRPr="00F72224">
        <w:rPr>
          <w:rFonts w:ascii="Raleway" w:hAnsi="Raleway" w:cstheme="minorHAnsi"/>
          <w:i/>
          <w:color w:val="808080" w:themeColor="background1" w:themeShade="80"/>
        </w:rPr>
        <w:t>&lt;</w:t>
      </w:r>
      <w:r w:rsidR="00DD3B02" w:rsidRPr="00F72224">
        <w:rPr>
          <w:rFonts w:ascii="Raleway" w:hAnsi="Raleway" w:cstheme="minorHAnsi"/>
          <w:i/>
          <w:color w:val="808080" w:themeColor="background1" w:themeShade="80"/>
        </w:rPr>
        <w:t>Werk het functioneel en grafisch ontwerp uit naar technische specificaties. Gebruik hierbij, indien mogelijk, schematechnieken (bijv. Usecase, Activity Diagram, Class Diagram).</w:t>
      </w:r>
      <w:r w:rsidR="00DD3B02" w:rsidRPr="00F72224">
        <w:rPr>
          <w:rFonts w:ascii="Raleway" w:hAnsi="Raleway" w:cstheme="minorHAnsi"/>
          <w:i/>
          <w:color w:val="808080" w:themeColor="background1" w:themeShade="80"/>
        </w:rPr>
        <w:br/>
        <w:t xml:space="preserve">Je dient ervoor te zorgen dat de oplossing/uitwerking haalbaar en realistisch is. Een functioneel ontwerp beschrijft </w:t>
      </w:r>
      <w:r w:rsidR="00DD3B02" w:rsidRPr="009C7216">
        <w:rPr>
          <w:rFonts w:ascii="Raleway" w:hAnsi="Raleway" w:cstheme="minorHAnsi"/>
          <w:b/>
          <w:bCs/>
          <w:i/>
          <w:color w:val="EC644A"/>
          <w:sz w:val="20"/>
          <w:szCs w:val="20"/>
          <w:u w:val="single"/>
        </w:rPr>
        <w:t>HOE</w:t>
      </w:r>
      <w:r w:rsidR="005D48B5">
        <w:rPr>
          <w:rFonts w:ascii="Raleway" w:hAnsi="Raleway" w:cstheme="minorHAnsi"/>
          <w:i/>
          <w:color w:val="808080" w:themeColor="background1" w:themeShade="80"/>
          <w:sz w:val="48"/>
          <w:szCs w:val="48"/>
        </w:rPr>
        <w:t xml:space="preserve"> </w:t>
      </w:r>
      <w:r w:rsidR="00DD3B02" w:rsidRPr="00F72224">
        <w:rPr>
          <w:rFonts w:ascii="Raleway" w:hAnsi="Raleway" w:cstheme="minorHAnsi"/>
          <w:i/>
          <w:color w:val="808080" w:themeColor="background1" w:themeShade="80"/>
        </w:rPr>
        <w:t xml:space="preserve">je iets maakt en is direct gekoppeld aan het functioneel ontwerp. Als je een van de genoemde schematechnieken </w:t>
      </w:r>
      <w:r w:rsidR="003D1EC8" w:rsidRPr="00F72224">
        <w:rPr>
          <w:rFonts w:ascii="Raleway" w:hAnsi="Raleway" w:cstheme="minorHAnsi"/>
          <w:i/>
          <w:color w:val="808080" w:themeColor="background1" w:themeShade="80"/>
        </w:rPr>
        <w:t>al</w:t>
      </w:r>
      <w:r w:rsidR="00DD3B02" w:rsidRPr="00F72224">
        <w:rPr>
          <w:rFonts w:ascii="Raleway" w:hAnsi="Raleway" w:cstheme="minorHAnsi"/>
          <w:i/>
          <w:color w:val="808080" w:themeColor="background1" w:themeShade="80"/>
        </w:rPr>
        <w:t xml:space="preserve"> eerder hebt gemaakt in het FO hoef je dit niet nog eens te doen.</w:t>
      </w:r>
      <w:r w:rsidRPr="00F72224">
        <w:rPr>
          <w:rFonts w:ascii="Raleway" w:hAnsi="Raleway" w:cstheme="minorHAnsi"/>
          <w:i/>
          <w:color w:val="808080" w:themeColor="background1" w:themeShade="80"/>
        </w:rPr>
        <w:t>&gt;</w:t>
      </w:r>
    </w:p>
    <w:p w14:paraId="4114132D" w14:textId="3236E2FE" w:rsidR="00DD3B02" w:rsidRPr="00F72224" w:rsidRDefault="00335E34" w:rsidP="00DD3B02">
      <w:pPr>
        <w:pStyle w:val="Geenafstand"/>
        <w:rPr>
          <w:rFonts w:ascii="Raleway" w:hAnsi="Raleway"/>
          <w:i/>
          <w:iCs/>
          <w:color w:val="808080" w:themeColor="background1" w:themeShade="80"/>
        </w:rPr>
      </w:pPr>
      <w:r w:rsidRPr="005D48B5">
        <w:rPr>
          <w:rFonts w:ascii="Raleway" w:hAnsi="Raleway"/>
          <w:i/>
          <w:iCs/>
          <w:color w:val="808080" w:themeColor="background1" w:themeShade="80"/>
        </w:rPr>
        <w:t>&lt;</w:t>
      </w:r>
      <w:r w:rsidR="00DD3B02" w:rsidRPr="009C7216">
        <w:rPr>
          <w:rFonts w:ascii="Raleway" w:hAnsi="Raleway"/>
          <w:b/>
          <w:bCs/>
          <w:i/>
          <w:iCs/>
          <w:color w:val="EC644A"/>
        </w:rPr>
        <w:t>Usecase:</w:t>
      </w:r>
      <w:r w:rsidR="00DD3B02" w:rsidRPr="00F72224">
        <w:rPr>
          <w:rFonts w:ascii="Raleway" w:hAnsi="Raleway"/>
          <w:i/>
          <w:iCs/>
          <w:color w:val="808080" w:themeColor="background1" w:themeShade="80"/>
        </w:rPr>
        <w:t xml:space="preserve"> verplicht voor alle usecases</w:t>
      </w:r>
      <w:r w:rsidRPr="00F72224">
        <w:rPr>
          <w:rFonts w:ascii="Raleway" w:hAnsi="Raleway"/>
          <w:i/>
          <w:iCs/>
          <w:color w:val="808080" w:themeColor="background1" w:themeShade="80"/>
        </w:rPr>
        <w:t>&gt;</w:t>
      </w:r>
    </w:p>
    <w:p w14:paraId="3A306E1B" w14:textId="1A23EAE2" w:rsidR="00DD3B02" w:rsidRPr="00F72224" w:rsidRDefault="00335E34" w:rsidP="00DD3B02">
      <w:pPr>
        <w:pStyle w:val="Geenafstand"/>
        <w:rPr>
          <w:rFonts w:ascii="Raleway" w:hAnsi="Raleway"/>
          <w:i/>
          <w:iCs/>
          <w:color w:val="808080" w:themeColor="background1" w:themeShade="80"/>
        </w:rPr>
      </w:pPr>
      <w:r w:rsidRPr="005D48B5">
        <w:rPr>
          <w:rFonts w:ascii="Raleway" w:hAnsi="Raleway"/>
          <w:i/>
          <w:iCs/>
          <w:color w:val="808080" w:themeColor="background1" w:themeShade="80"/>
        </w:rPr>
        <w:t>&lt;</w:t>
      </w:r>
      <w:r w:rsidR="00DD3B02" w:rsidRPr="009C7216">
        <w:rPr>
          <w:rFonts w:ascii="Raleway" w:hAnsi="Raleway"/>
          <w:b/>
          <w:bCs/>
          <w:i/>
          <w:iCs/>
          <w:color w:val="EC644A"/>
        </w:rPr>
        <w:t>Activity diagram:</w:t>
      </w:r>
      <w:r w:rsidR="00DD3B02" w:rsidRPr="009C7216">
        <w:rPr>
          <w:rFonts w:ascii="Raleway" w:hAnsi="Raleway"/>
          <w:i/>
          <w:iCs/>
          <w:color w:val="EC644A"/>
        </w:rPr>
        <w:t xml:space="preserve"> </w:t>
      </w:r>
      <w:r w:rsidR="00DD3B02" w:rsidRPr="00F72224">
        <w:rPr>
          <w:rFonts w:ascii="Raleway" w:hAnsi="Raleway"/>
          <w:i/>
          <w:iCs/>
          <w:color w:val="808080" w:themeColor="background1" w:themeShade="80"/>
        </w:rPr>
        <w:t>verplicht om interactie met gebruiker en systeem zichtbaar te maken</w:t>
      </w:r>
      <w:r w:rsidRPr="00F72224">
        <w:rPr>
          <w:rFonts w:ascii="Raleway" w:hAnsi="Raleway"/>
          <w:i/>
          <w:iCs/>
          <w:color w:val="808080" w:themeColor="background1" w:themeShade="80"/>
        </w:rPr>
        <w:t>&gt;</w:t>
      </w:r>
    </w:p>
    <w:p w14:paraId="6EFCC398" w14:textId="077F444D" w:rsidR="00DD3B02" w:rsidRPr="00F72224" w:rsidRDefault="00335E34" w:rsidP="00DD3B02">
      <w:pPr>
        <w:pStyle w:val="Geenafstand"/>
        <w:rPr>
          <w:rFonts w:ascii="Raleway" w:hAnsi="Raleway"/>
          <w:i/>
          <w:iCs/>
          <w:color w:val="808080" w:themeColor="background1" w:themeShade="80"/>
        </w:rPr>
      </w:pPr>
      <w:r w:rsidRPr="005D48B5">
        <w:rPr>
          <w:rFonts w:ascii="Raleway" w:hAnsi="Raleway"/>
          <w:i/>
          <w:iCs/>
          <w:color w:val="808080" w:themeColor="background1" w:themeShade="80"/>
        </w:rPr>
        <w:t>&lt;</w:t>
      </w:r>
      <w:r w:rsidR="00DD3B02" w:rsidRPr="009C7216">
        <w:rPr>
          <w:rFonts w:ascii="Raleway" w:hAnsi="Raleway"/>
          <w:b/>
          <w:bCs/>
          <w:i/>
          <w:iCs/>
          <w:color w:val="EC644A"/>
        </w:rPr>
        <w:t>Klassendiagram:</w:t>
      </w:r>
      <w:r w:rsidR="00DD3B02" w:rsidRPr="009C7216">
        <w:rPr>
          <w:rFonts w:ascii="Raleway" w:hAnsi="Raleway"/>
          <w:i/>
          <w:iCs/>
          <w:color w:val="EC644A"/>
        </w:rPr>
        <w:t xml:space="preserve"> </w:t>
      </w:r>
      <w:r w:rsidR="00DD3B02" w:rsidRPr="00F72224">
        <w:rPr>
          <w:rFonts w:ascii="Raleway" w:hAnsi="Raleway"/>
          <w:i/>
          <w:iCs/>
          <w:color w:val="808080" w:themeColor="background1" w:themeShade="80"/>
        </w:rPr>
        <w:t>verplicht als je een object georiënteerde techniek gebruikt (zoals bv C#).</w:t>
      </w:r>
      <w:r w:rsidRPr="00F72224">
        <w:rPr>
          <w:rFonts w:ascii="Raleway" w:hAnsi="Raleway"/>
          <w:i/>
          <w:iCs/>
          <w:color w:val="808080" w:themeColor="background1" w:themeShade="80"/>
        </w:rPr>
        <w:t>&gt;</w:t>
      </w:r>
    </w:p>
    <w:p w14:paraId="7F743096" w14:textId="04AB5A00" w:rsidR="00986084" w:rsidRPr="00F72224" w:rsidRDefault="00986084" w:rsidP="00DE4132">
      <w:pPr>
        <w:rPr>
          <w:rFonts w:ascii="Raleway" w:eastAsiaTheme="majorEastAsia" w:hAnsi="Raleway" w:cstheme="majorBidi"/>
          <w:b/>
          <w:bCs/>
          <w:color w:val="000000" w:themeColor="text1"/>
          <w:sz w:val="24"/>
          <w:szCs w:val="24"/>
          <w:shd w:val="clear" w:color="auto" w:fill="FFFFFF"/>
        </w:rPr>
      </w:pPr>
    </w:p>
    <w:tbl>
      <w:tblPr>
        <w:tblStyle w:val="Tabelraster"/>
        <w:tblpPr w:leftFromText="141" w:rightFromText="141" w:vertAnchor="text" w:horzAnchor="margin" w:tblpXSpec="center" w:tblpY="40"/>
        <w:tblW w:w="8926" w:type="dxa"/>
        <w:tblLook w:val="04A0" w:firstRow="1" w:lastRow="0" w:firstColumn="1" w:lastColumn="0" w:noHBand="0" w:noVBand="1"/>
      </w:tblPr>
      <w:tblGrid>
        <w:gridCol w:w="8926"/>
      </w:tblGrid>
      <w:tr w:rsidR="00CA1F54" w:rsidRPr="00F72224" w14:paraId="343A650E" w14:textId="77777777" w:rsidTr="009C7216">
        <w:tc>
          <w:tcPr>
            <w:tcW w:w="8926" w:type="dxa"/>
            <w:shd w:val="clear" w:color="auto" w:fill="00555C"/>
          </w:tcPr>
          <w:p w14:paraId="34DD98C4" w14:textId="240C6DD8" w:rsidR="00CA1F54" w:rsidRPr="00F72224" w:rsidRDefault="00CA1F54" w:rsidP="00C5076C">
            <w:pPr>
              <w:rPr>
                <w:rFonts w:ascii="Raleway" w:hAnsi="Raleway" w:cstheme="minorHAnsi"/>
                <w:b/>
                <w:bCs/>
                <w:color w:val="F2F2F2" w:themeColor="background1" w:themeShade="F2"/>
                <w:sz w:val="24"/>
                <w:szCs w:val="24"/>
              </w:rPr>
            </w:pPr>
            <w:r w:rsidRPr="009C7216">
              <w:rPr>
                <w:rFonts w:ascii="Raleway" w:hAnsi="Raleway" w:cstheme="minorHAnsi"/>
                <w:b/>
                <w:bCs/>
                <w:color w:val="FFF166"/>
                <w:sz w:val="24"/>
                <w:szCs w:val="24"/>
              </w:rPr>
              <w:t xml:space="preserve">Technische functionaliteiten </w:t>
            </w:r>
          </w:p>
        </w:tc>
      </w:tr>
      <w:tr w:rsidR="00CA1F54" w:rsidRPr="00F72224" w14:paraId="10A8B78C" w14:textId="77777777" w:rsidTr="00C5076C">
        <w:tc>
          <w:tcPr>
            <w:tcW w:w="8926" w:type="dxa"/>
            <w:shd w:val="clear" w:color="auto" w:fill="FFFFFF" w:themeFill="background1"/>
          </w:tcPr>
          <w:p w14:paraId="3F43995C" w14:textId="77777777" w:rsidR="00CA1F54" w:rsidRPr="00F72224" w:rsidRDefault="00CA1F54" w:rsidP="00C5076C">
            <w:pPr>
              <w:rPr>
                <w:rFonts w:ascii="Raleway" w:hAnsi="Raleway"/>
                <w:i/>
                <w:iCs/>
                <w:color w:val="808080" w:themeColor="background1" w:themeShade="80"/>
              </w:rPr>
            </w:pPr>
          </w:p>
          <w:p w14:paraId="1BFF36D0" w14:textId="77777777" w:rsidR="00CA1F54" w:rsidRPr="00F72224" w:rsidRDefault="00CA1F54" w:rsidP="00CA1F54">
            <w:pPr>
              <w:pStyle w:val="Lijstalinea"/>
              <w:numPr>
                <w:ilvl w:val="0"/>
                <w:numId w:val="19"/>
              </w:numPr>
              <w:rPr>
                <w:rFonts w:ascii="Raleway" w:hAnsi="Raleway"/>
                <w:i/>
                <w:iCs/>
                <w:color w:val="808080" w:themeColor="background1" w:themeShade="80"/>
              </w:rPr>
            </w:pPr>
            <w:r w:rsidRPr="00F72224">
              <w:rPr>
                <w:rFonts w:ascii="Raleway" w:hAnsi="Raleway"/>
                <w:i/>
                <w:iCs/>
                <w:color w:val="808080" w:themeColor="background1" w:themeShade="80"/>
              </w:rPr>
              <w:t>Lid activeert menu door zijn/haar lidnummer in te voeren en vervolgens op de knop ‘ok’ te klikken</w:t>
            </w:r>
          </w:p>
          <w:p w14:paraId="28E67F70" w14:textId="77777777" w:rsidR="00CA1F54" w:rsidRPr="00F72224" w:rsidRDefault="00CA1F54" w:rsidP="00CA1F54">
            <w:pPr>
              <w:pStyle w:val="Lijstalinea"/>
              <w:numPr>
                <w:ilvl w:val="0"/>
                <w:numId w:val="19"/>
              </w:numPr>
              <w:rPr>
                <w:rFonts w:ascii="Raleway" w:hAnsi="Raleway"/>
                <w:i/>
                <w:iCs/>
                <w:color w:val="808080" w:themeColor="background1" w:themeShade="80"/>
              </w:rPr>
            </w:pPr>
            <w:r w:rsidRPr="00F72224">
              <w:rPr>
                <w:rFonts w:ascii="Raleway" w:hAnsi="Raleway"/>
                <w:i/>
                <w:iCs/>
                <w:color w:val="808080" w:themeColor="background1" w:themeShade="80"/>
              </w:rPr>
              <w:t>Lid ziet aan de linkerkant het menu getoond in een tabel, hieruit kan hij/zij de gewenste producten met aantallen selecteren.</w:t>
            </w:r>
          </w:p>
          <w:p w14:paraId="2DB3B62B" w14:textId="77777777" w:rsidR="00CA1F54" w:rsidRPr="00F72224" w:rsidRDefault="00CA1F54" w:rsidP="00CA1F54">
            <w:pPr>
              <w:pStyle w:val="Lijstalinea"/>
              <w:numPr>
                <w:ilvl w:val="0"/>
                <w:numId w:val="19"/>
              </w:numPr>
              <w:rPr>
                <w:rFonts w:ascii="Raleway" w:hAnsi="Raleway"/>
                <w:i/>
                <w:iCs/>
                <w:color w:val="808080" w:themeColor="background1" w:themeShade="80"/>
              </w:rPr>
            </w:pPr>
            <w:r w:rsidRPr="00F72224">
              <w:rPr>
                <w:rFonts w:ascii="Raleway" w:hAnsi="Raleway"/>
                <w:i/>
                <w:iCs/>
                <w:color w:val="808080" w:themeColor="background1" w:themeShade="80"/>
              </w:rPr>
              <w:t>Lid klikt op de knop ‘toevoegen’ en voegt gewenst product met aantal toe aan bestelbon aan de rechterkant van het scherm.</w:t>
            </w:r>
          </w:p>
          <w:p w14:paraId="7DF09BB0" w14:textId="77777777" w:rsidR="00CA1F54" w:rsidRPr="00F72224" w:rsidRDefault="00CA1F54" w:rsidP="00C5076C">
            <w:pPr>
              <w:rPr>
                <w:rFonts w:ascii="Raleway" w:hAnsi="Raleway" w:cstheme="minorHAnsi"/>
                <w:b/>
                <w:bCs/>
                <w:color w:val="F2F2F2" w:themeColor="background1" w:themeShade="F2"/>
                <w:sz w:val="24"/>
                <w:szCs w:val="24"/>
              </w:rPr>
            </w:pPr>
          </w:p>
          <w:p w14:paraId="1291BB48" w14:textId="77777777" w:rsidR="00CA1F54" w:rsidRPr="00F72224" w:rsidRDefault="00CA1F54" w:rsidP="00C5076C">
            <w:pPr>
              <w:rPr>
                <w:rFonts w:ascii="Raleway" w:hAnsi="Raleway" w:cstheme="minorHAnsi"/>
                <w:b/>
                <w:bCs/>
                <w:color w:val="F2F2F2" w:themeColor="background1" w:themeShade="F2"/>
                <w:sz w:val="24"/>
                <w:szCs w:val="24"/>
              </w:rPr>
            </w:pPr>
          </w:p>
          <w:p w14:paraId="7BCA74DF" w14:textId="77777777" w:rsidR="00CA1F54" w:rsidRPr="00F72224" w:rsidRDefault="00CA1F54" w:rsidP="00C5076C">
            <w:pPr>
              <w:rPr>
                <w:rFonts w:ascii="Raleway" w:hAnsi="Raleway" w:cstheme="minorHAnsi"/>
                <w:b/>
                <w:bCs/>
                <w:color w:val="F2F2F2" w:themeColor="background1" w:themeShade="F2"/>
                <w:sz w:val="24"/>
                <w:szCs w:val="24"/>
              </w:rPr>
            </w:pPr>
          </w:p>
          <w:p w14:paraId="20F2864D" w14:textId="77777777" w:rsidR="00CA1F54" w:rsidRPr="00F72224" w:rsidRDefault="00CA1F54" w:rsidP="00C5076C">
            <w:pPr>
              <w:rPr>
                <w:rFonts w:ascii="Raleway" w:hAnsi="Raleway" w:cstheme="minorHAnsi"/>
                <w:b/>
                <w:bCs/>
                <w:color w:val="F2F2F2" w:themeColor="background1" w:themeShade="F2"/>
                <w:sz w:val="24"/>
                <w:szCs w:val="24"/>
              </w:rPr>
            </w:pPr>
          </w:p>
          <w:p w14:paraId="1316F20C" w14:textId="77777777" w:rsidR="00CA1F54" w:rsidRPr="00F72224" w:rsidRDefault="00CA1F54" w:rsidP="00C5076C">
            <w:pPr>
              <w:rPr>
                <w:rFonts w:ascii="Raleway" w:hAnsi="Raleway" w:cstheme="minorHAnsi"/>
                <w:b/>
                <w:bCs/>
                <w:color w:val="F2F2F2" w:themeColor="background1" w:themeShade="F2"/>
                <w:sz w:val="24"/>
                <w:szCs w:val="24"/>
              </w:rPr>
            </w:pPr>
          </w:p>
          <w:p w14:paraId="72506111" w14:textId="77777777" w:rsidR="00CA1F54" w:rsidRPr="00F72224" w:rsidRDefault="00CA1F54" w:rsidP="00C5076C">
            <w:pPr>
              <w:rPr>
                <w:rFonts w:ascii="Raleway" w:hAnsi="Raleway" w:cstheme="minorHAnsi"/>
                <w:b/>
                <w:bCs/>
                <w:color w:val="F2F2F2" w:themeColor="background1" w:themeShade="F2"/>
                <w:sz w:val="24"/>
                <w:szCs w:val="24"/>
              </w:rPr>
            </w:pPr>
          </w:p>
        </w:tc>
      </w:tr>
    </w:tbl>
    <w:p w14:paraId="1017A374" w14:textId="6D61725F" w:rsidR="00CA1F54" w:rsidRPr="00F72224" w:rsidRDefault="00CA1F54" w:rsidP="005C6DB0">
      <w:pPr>
        <w:rPr>
          <w:rFonts w:ascii="Raleway" w:eastAsiaTheme="majorEastAsia" w:hAnsi="Raleway" w:cstheme="majorBidi"/>
          <w:b/>
          <w:bCs/>
          <w:color w:val="000000" w:themeColor="text1"/>
          <w:sz w:val="24"/>
          <w:szCs w:val="24"/>
          <w:shd w:val="clear" w:color="auto" w:fill="FFFFFF"/>
        </w:rPr>
      </w:pPr>
    </w:p>
    <w:p w14:paraId="5FA74BF8" w14:textId="77777777" w:rsidR="005C6DB0" w:rsidRPr="00F72224" w:rsidRDefault="005C6DB0">
      <w:pPr>
        <w:rPr>
          <w:rFonts w:ascii="Raleway" w:eastAsiaTheme="majorEastAsia" w:hAnsi="Raleway" w:cstheme="majorBidi"/>
          <w:b/>
          <w:bCs/>
          <w:color w:val="000000" w:themeColor="text1"/>
          <w:sz w:val="24"/>
          <w:szCs w:val="24"/>
          <w:shd w:val="clear" w:color="auto" w:fill="FFFFFF"/>
        </w:rPr>
      </w:pPr>
      <w:r w:rsidRPr="00F72224">
        <w:rPr>
          <w:rFonts w:ascii="Raleway" w:hAnsi="Raleway"/>
          <w:b/>
          <w:bCs/>
          <w:sz w:val="24"/>
          <w:szCs w:val="24"/>
          <w:shd w:val="clear" w:color="auto" w:fill="FFFFFF"/>
        </w:rPr>
        <w:br w:type="page"/>
      </w:r>
    </w:p>
    <w:p w14:paraId="7646A599" w14:textId="77777777" w:rsidR="00D02741" w:rsidRDefault="00D02741" w:rsidP="00F21BB5">
      <w:pPr>
        <w:pStyle w:val="Geenafstand"/>
        <w:rPr>
          <w:rFonts w:ascii="Raleway" w:hAnsi="Raleway"/>
          <w:b/>
          <w:bCs/>
          <w:color w:val="00555C"/>
          <w:sz w:val="24"/>
          <w:szCs w:val="24"/>
          <w:shd w:val="clear" w:color="auto" w:fill="FFFFFF"/>
        </w:rPr>
        <w:sectPr w:rsidR="00D02741" w:rsidSect="00CA1F4C">
          <w:headerReference w:type="default" r:id="rId15"/>
          <w:footerReference w:type="even" r:id="rId16"/>
          <w:footerReference w:type="default" r:id="rId17"/>
          <w:footerReference w:type="first" r:id="rId18"/>
          <w:pgSz w:w="11906" w:h="16838"/>
          <w:pgMar w:top="1417" w:right="1417" w:bottom="1417" w:left="1417" w:header="708" w:footer="708" w:gutter="0"/>
          <w:cols w:space="708"/>
          <w:docGrid w:linePitch="360"/>
        </w:sectPr>
      </w:pPr>
    </w:p>
    <w:p w14:paraId="4FA0AFC3" w14:textId="42CB6396" w:rsidR="00986084" w:rsidRPr="009C7216" w:rsidRDefault="00986084" w:rsidP="00F21BB5">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lastRenderedPageBreak/>
        <w:t>Usecase</w:t>
      </w:r>
      <w:r w:rsidR="00126C6F" w:rsidRPr="009C7216">
        <w:rPr>
          <w:rFonts w:ascii="Raleway" w:hAnsi="Raleway"/>
          <w:b/>
          <w:bCs/>
          <w:color w:val="00555C"/>
          <w:sz w:val="24"/>
          <w:szCs w:val="24"/>
          <w:shd w:val="clear" w:color="auto" w:fill="FFFFFF"/>
        </w:rPr>
        <w:t xml:space="preserve"> G</w:t>
      </w:r>
      <w:r w:rsidR="005C6DB0" w:rsidRPr="009C7216">
        <w:rPr>
          <w:rFonts w:ascii="Raleway" w:hAnsi="Raleway"/>
          <w:b/>
          <w:bCs/>
          <w:color w:val="00555C"/>
          <w:sz w:val="24"/>
          <w:szCs w:val="24"/>
          <w:shd w:val="clear" w:color="auto" w:fill="FFFFFF"/>
        </w:rPr>
        <w:t>r</w:t>
      </w:r>
      <w:r w:rsidR="00126C6F" w:rsidRPr="009C7216">
        <w:rPr>
          <w:rFonts w:ascii="Raleway" w:hAnsi="Raleway"/>
          <w:b/>
          <w:bCs/>
          <w:color w:val="00555C"/>
          <w:sz w:val="24"/>
          <w:szCs w:val="24"/>
          <w:shd w:val="clear" w:color="auto" w:fill="FFFFFF"/>
        </w:rPr>
        <w:t>aphics</w:t>
      </w:r>
    </w:p>
    <w:p w14:paraId="622FDEAC" w14:textId="1A5DED18" w:rsidR="00986084" w:rsidRPr="00F72224" w:rsidRDefault="00986084" w:rsidP="00986084">
      <w:pPr>
        <w:rPr>
          <w:rFonts w:ascii="Raleway" w:hAnsi="Raleway"/>
        </w:rPr>
      </w:pPr>
    </w:p>
    <w:p w14:paraId="00726571" w14:textId="205D7083" w:rsidR="00986084" w:rsidRPr="00F72224" w:rsidRDefault="00D02741" w:rsidP="00986084">
      <w:pPr>
        <w:rPr>
          <w:rFonts w:ascii="Raleway" w:hAnsi="Raleway"/>
        </w:rPr>
      </w:pPr>
      <w:r>
        <w:rPr>
          <w:rFonts w:ascii="Raleway" w:hAnsi="Raleway"/>
          <w:noProof/>
        </w:rPr>
        <w:drawing>
          <wp:anchor distT="0" distB="0" distL="114300" distR="114300" simplePos="0" relativeHeight="251661312" behindDoc="0" locked="0" layoutInCell="1" allowOverlap="1" wp14:anchorId="7E8F7800" wp14:editId="65F40CB4">
            <wp:simplePos x="0" y="0"/>
            <wp:positionH relativeFrom="column">
              <wp:posOffset>-304312</wp:posOffset>
            </wp:positionH>
            <wp:positionV relativeFrom="paragraph">
              <wp:posOffset>290091</wp:posOffset>
            </wp:positionV>
            <wp:extent cx="9718440" cy="3425500"/>
            <wp:effectExtent l="0" t="0" r="0" b="0"/>
            <wp:wrapNone/>
            <wp:docPr id="570357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18440" cy="342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577392" w14:textId="122D2B09" w:rsidR="0072342B" w:rsidRPr="00F72224" w:rsidRDefault="0072342B" w:rsidP="00D02741">
      <w:pPr>
        <w:spacing w:before="240"/>
        <w:rPr>
          <w:rFonts w:ascii="Raleway" w:hAnsi="Raleway"/>
        </w:rPr>
      </w:pPr>
      <w:r w:rsidRPr="00F72224">
        <w:rPr>
          <w:rFonts w:ascii="Raleway" w:hAnsi="Raleway"/>
        </w:rPr>
        <w:br w:type="page"/>
      </w:r>
    </w:p>
    <w:p w14:paraId="0F4BDC64" w14:textId="77777777" w:rsidR="00D02741" w:rsidRDefault="00D02741" w:rsidP="00F21BB5">
      <w:pPr>
        <w:pStyle w:val="Geenafstand"/>
        <w:rPr>
          <w:rFonts w:ascii="Raleway" w:hAnsi="Raleway"/>
          <w:b/>
          <w:bCs/>
          <w:color w:val="00555C"/>
          <w:sz w:val="24"/>
          <w:szCs w:val="24"/>
          <w:shd w:val="clear" w:color="auto" w:fill="FFFFFF"/>
        </w:rPr>
        <w:sectPr w:rsidR="00D02741" w:rsidSect="00CA1F4C">
          <w:pgSz w:w="16838" w:h="11906" w:orient="landscape"/>
          <w:pgMar w:top="1418" w:right="1418" w:bottom="1418" w:left="1418" w:header="709" w:footer="709" w:gutter="0"/>
          <w:cols w:space="708"/>
          <w:docGrid w:linePitch="360"/>
        </w:sectPr>
      </w:pPr>
    </w:p>
    <w:p w14:paraId="433F2A9C" w14:textId="77777777" w:rsidR="00CA10DC" w:rsidRPr="00F72224" w:rsidRDefault="00CA10DC" w:rsidP="00022DA0">
      <w:pPr>
        <w:rPr>
          <w:rFonts w:ascii="Raleway" w:eastAsiaTheme="majorEastAsia" w:hAnsi="Raleway" w:cstheme="minorHAnsi"/>
          <w:color w:val="000000" w:themeColor="text1"/>
          <w:sz w:val="24"/>
          <w:szCs w:val="24"/>
        </w:rPr>
      </w:pPr>
    </w:p>
    <w:p w14:paraId="5194B7BA" w14:textId="2FA4D02A" w:rsidR="00645D94" w:rsidRPr="009C7216" w:rsidRDefault="00E147B6" w:rsidP="005C6DB0">
      <w:pPr>
        <w:pStyle w:val="Kop1"/>
        <w:jc w:val="left"/>
        <w:rPr>
          <w:rFonts w:ascii="Raleway" w:hAnsi="Raleway"/>
          <w:b/>
          <w:bCs/>
          <w:color w:val="EC644A"/>
          <w:sz w:val="52"/>
          <w:szCs w:val="52"/>
        </w:rPr>
      </w:pPr>
      <w:bookmarkStart w:id="100" w:name="_Toc89106468"/>
      <w:bookmarkStart w:id="101" w:name="_Toc153523484"/>
      <w:r w:rsidRPr="009C7216">
        <w:rPr>
          <w:rFonts w:ascii="Raleway" w:hAnsi="Raleway"/>
          <w:noProof/>
          <w:color w:val="EC644A"/>
        </w:rPr>
        <w:drawing>
          <wp:anchor distT="0" distB="0" distL="114300" distR="114300" simplePos="0" relativeHeight="251654144" behindDoc="1" locked="0" layoutInCell="1" allowOverlap="1" wp14:anchorId="6EFF86BC" wp14:editId="2A5F1DB8">
            <wp:simplePos x="0" y="0"/>
            <wp:positionH relativeFrom="column">
              <wp:posOffset>4388485</wp:posOffset>
            </wp:positionH>
            <wp:positionV relativeFrom="paragraph">
              <wp:posOffset>-391795</wp:posOffset>
            </wp:positionV>
            <wp:extent cx="1974685" cy="1481667"/>
            <wp:effectExtent l="0" t="0" r="0" b="0"/>
            <wp:wrapNone/>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74685" cy="1481667"/>
                    </a:xfrm>
                    <a:prstGeom prst="rect">
                      <a:avLst/>
                    </a:prstGeom>
                  </pic:spPr>
                </pic:pic>
              </a:graphicData>
            </a:graphic>
            <wp14:sizeRelH relativeFrom="page">
              <wp14:pctWidth>0</wp14:pctWidth>
            </wp14:sizeRelH>
            <wp14:sizeRelV relativeFrom="page">
              <wp14:pctHeight>0</wp14:pctHeight>
            </wp14:sizeRelV>
          </wp:anchor>
        </w:drawing>
      </w:r>
      <w:bookmarkEnd w:id="100"/>
      <w:r w:rsidR="00645D94" w:rsidRPr="009C7216">
        <w:rPr>
          <w:rFonts w:ascii="Raleway" w:hAnsi="Raleway"/>
          <w:b/>
          <w:bCs/>
          <w:color w:val="EC644A"/>
          <w:sz w:val="52"/>
          <w:szCs w:val="52"/>
        </w:rPr>
        <w:t>Testplan &amp; Rapport</w:t>
      </w:r>
      <w:bookmarkEnd w:id="101"/>
    </w:p>
    <w:p w14:paraId="18A9FBB9" w14:textId="0BB8750A" w:rsidR="00645D94" w:rsidRPr="00F72224" w:rsidRDefault="00645D94" w:rsidP="00645D94">
      <w:pPr>
        <w:rPr>
          <w:rFonts w:ascii="Raleway" w:hAnsi="Raleway"/>
        </w:rPr>
      </w:pPr>
    </w:p>
    <w:p w14:paraId="3112D2AB" w14:textId="6B0FAE9D" w:rsidR="00645D94" w:rsidRPr="009C7216" w:rsidRDefault="00A44BEC" w:rsidP="005D48B5">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Testplan</w:t>
      </w:r>
    </w:p>
    <w:p w14:paraId="028AF939" w14:textId="1DF87306" w:rsidR="00A44BEC" w:rsidRPr="00F72224" w:rsidRDefault="00335E34" w:rsidP="00A44BEC">
      <w:pPr>
        <w:rPr>
          <w:rFonts w:ascii="Raleway" w:hAnsi="Raleway"/>
          <w:i/>
          <w:iCs/>
          <w:color w:val="808080" w:themeColor="background1" w:themeShade="80"/>
        </w:rPr>
      </w:pPr>
      <w:r w:rsidRPr="00F72224">
        <w:rPr>
          <w:rFonts w:ascii="Raleway" w:hAnsi="Raleway"/>
          <w:i/>
          <w:iCs/>
          <w:color w:val="808080" w:themeColor="background1" w:themeShade="80"/>
        </w:rPr>
        <w:t>&lt;</w:t>
      </w:r>
      <w:r w:rsidR="00A44BEC" w:rsidRPr="00F72224">
        <w:rPr>
          <w:rFonts w:ascii="Raleway" w:hAnsi="Raleway"/>
          <w:i/>
          <w:iCs/>
          <w:color w:val="808080" w:themeColor="background1" w:themeShade="80"/>
        </w:rPr>
        <w:t>In het testplan geef je aan welke onderdelen van de applicatie je gaat testen. Dat betreft meestal alle vereiste functionaliteiten zoals die in het functioneel ontwerp staan.</w:t>
      </w:r>
      <w:r w:rsidRPr="00F72224">
        <w:rPr>
          <w:rFonts w:ascii="Raleway" w:hAnsi="Raleway"/>
          <w:i/>
          <w:iCs/>
          <w:color w:val="808080" w:themeColor="background1" w:themeShade="80"/>
        </w:rPr>
        <w:t>&gt;</w:t>
      </w:r>
    </w:p>
    <w:p w14:paraId="2887A16D" w14:textId="77777777" w:rsidR="00A44BEC" w:rsidRPr="00F72224" w:rsidRDefault="00A44BEC" w:rsidP="00A44BEC">
      <w:pPr>
        <w:rPr>
          <w:rFonts w:ascii="Raleway" w:hAnsi="Raleway"/>
        </w:rPr>
      </w:pPr>
    </w:p>
    <w:tbl>
      <w:tblPr>
        <w:tblW w:w="480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086"/>
      </w:tblGrid>
      <w:tr w:rsidR="00A44BEC" w:rsidRPr="00F72224" w14:paraId="7E59ABD5" w14:textId="77777777" w:rsidTr="009C7216">
        <w:tc>
          <w:tcPr>
            <w:tcW w:w="1508" w:type="pct"/>
            <w:shd w:val="clear" w:color="auto" w:fill="00555C"/>
          </w:tcPr>
          <w:p w14:paraId="7648A265" w14:textId="77777777" w:rsidR="00A44BEC" w:rsidRPr="009C7216" w:rsidRDefault="00A44BEC" w:rsidP="00C5076C">
            <w:pPr>
              <w:rPr>
                <w:rFonts w:ascii="Raleway" w:hAnsi="Raleway"/>
                <w:b/>
                <w:color w:val="FFF166"/>
              </w:rPr>
            </w:pPr>
            <w:r w:rsidRPr="009C7216">
              <w:rPr>
                <w:rFonts w:ascii="Raleway" w:hAnsi="Raleway"/>
                <w:b/>
                <w:color w:val="FFF166"/>
              </w:rPr>
              <w:t>Functionaliteit</w:t>
            </w:r>
          </w:p>
        </w:tc>
        <w:tc>
          <w:tcPr>
            <w:tcW w:w="3492" w:type="pct"/>
            <w:shd w:val="clear" w:color="auto" w:fill="00555C"/>
          </w:tcPr>
          <w:p w14:paraId="5B8AFEB1" w14:textId="77777777" w:rsidR="00A44BEC" w:rsidRPr="009C7216" w:rsidRDefault="00A44BEC" w:rsidP="00C5076C">
            <w:pPr>
              <w:rPr>
                <w:rFonts w:ascii="Raleway" w:hAnsi="Raleway"/>
                <w:b/>
                <w:color w:val="FFF166"/>
              </w:rPr>
            </w:pPr>
            <w:r w:rsidRPr="009C7216">
              <w:rPr>
                <w:rFonts w:ascii="Raleway" w:hAnsi="Raleway"/>
                <w:b/>
                <w:color w:val="FFF166"/>
              </w:rPr>
              <w:t>Actie(s)</w:t>
            </w:r>
          </w:p>
        </w:tc>
      </w:tr>
      <w:tr w:rsidR="00A44BEC" w:rsidRPr="00F72224" w14:paraId="72132974" w14:textId="77777777" w:rsidTr="00C5076C">
        <w:tc>
          <w:tcPr>
            <w:tcW w:w="1508" w:type="pct"/>
          </w:tcPr>
          <w:p w14:paraId="5121FAEC" w14:textId="77777777" w:rsidR="00A44BEC" w:rsidRPr="00F72224" w:rsidRDefault="00A44BEC" w:rsidP="00C5076C">
            <w:pPr>
              <w:rPr>
                <w:rFonts w:ascii="Raleway" w:hAnsi="Raleway"/>
              </w:rPr>
            </w:pPr>
          </w:p>
        </w:tc>
        <w:tc>
          <w:tcPr>
            <w:tcW w:w="3492" w:type="pct"/>
          </w:tcPr>
          <w:p w14:paraId="1FA402FB" w14:textId="77777777" w:rsidR="00A44BEC" w:rsidRPr="00F72224" w:rsidRDefault="00A44BEC" w:rsidP="00C5076C">
            <w:pPr>
              <w:pStyle w:val="Lijstalinea"/>
              <w:spacing w:line="256" w:lineRule="auto"/>
              <w:ind w:left="255"/>
              <w:rPr>
                <w:rFonts w:ascii="Raleway" w:hAnsi="Raleway"/>
              </w:rPr>
            </w:pPr>
          </w:p>
        </w:tc>
      </w:tr>
      <w:tr w:rsidR="00A44BEC" w:rsidRPr="00F72224" w14:paraId="71B31C1B" w14:textId="77777777" w:rsidTr="00C5076C">
        <w:tc>
          <w:tcPr>
            <w:tcW w:w="1508" w:type="pct"/>
          </w:tcPr>
          <w:p w14:paraId="642A31E9" w14:textId="77777777" w:rsidR="00A44BEC" w:rsidRPr="00F72224" w:rsidRDefault="00A44BEC" w:rsidP="00C5076C">
            <w:pPr>
              <w:rPr>
                <w:rFonts w:ascii="Raleway" w:hAnsi="Raleway"/>
              </w:rPr>
            </w:pPr>
          </w:p>
        </w:tc>
        <w:tc>
          <w:tcPr>
            <w:tcW w:w="3492" w:type="pct"/>
          </w:tcPr>
          <w:p w14:paraId="41C9B1B4" w14:textId="77777777" w:rsidR="00A44BEC" w:rsidRPr="00F72224" w:rsidRDefault="00A44BEC" w:rsidP="00C5076C">
            <w:pPr>
              <w:rPr>
                <w:rFonts w:ascii="Raleway" w:hAnsi="Raleway"/>
              </w:rPr>
            </w:pPr>
          </w:p>
        </w:tc>
      </w:tr>
      <w:tr w:rsidR="00A44BEC" w:rsidRPr="00F72224" w14:paraId="1F19998C" w14:textId="77777777" w:rsidTr="00C5076C">
        <w:tc>
          <w:tcPr>
            <w:tcW w:w="1508" w:type="pct"/>
          </w:tcPr>
          <w:p w14:paraId="7F4A3037" w14:textId="77777777" w:rsidR="00A44BEC" w:rsidRPr="00F72224" w:rsidRDefault="00A44BEC" w:rsidP="00C5076C">
            <w:pPr>
              <w:rPr>
                <w:rFonts w:ascii="Raleway" w:hAnsi="Raleway"/>
              </w:rPr>
            </w:pPr>
          </w:p>
        </w:tc>
        <w:tc>
          <w:tcPr>
            <w:tcW w:w="3492" w:type="pct"/>
          </w:tcPr>
          <w:p w14:paraId="5C28AA49" w14:textId="77777777" w:rsidR="00A44BEC" w:rsidRPr="00F72224" w:rsidRDefault="00A44BEC" w:rsidP="00C5076C">
            <w:pPr>
              <w:rPr>
                <w:rFonts w:ascii="Raleway" w:hAnsi="Raleway"/>
              </w:rPr>
            </w:pPr>
          </w:p>
        </w:tc>
      </w:tr>
      <w:tr w:rsidR="00A44BEC" w:rsidRPr="00F72224" w14:paraId="2B9FFD16" w14:textId="77777777" w:rsidTr="00C5076C">
        <w:tc>
          <w:tcPr>
            <w:tcW w:w="1508" w:type="pct"/>
          </w:tcPr>
          <w:p w14:paraId="34246055" w14:textId="77777777" w:rsidR="00A44BEC" w:rsidRPr="00F72224" w:rsidRDefault="00A44BEC" w:rsidP="00C5076C">
            <w:pPr>
              <w:rPr>
                <w:rFonts w:ascii="Raleway" w:hAnsi="Raleway"/>
              </w:rPr>
            </w:pPr>
          </w:p>
        </w:tc>
        <w:tc>
          <w:tcPr>
            <w:tcW w:w="3492" w:type="pct"/>
          </w:tcPr>
          <w:p w14:paraId="729079DD" w14:textId="77777777" w:rsidR="00A44BEC" w:rsidRPr="00F72224" w:rsidRDefault="00A44BEC" w:rsidP="00C5076C">
            <w:pPr>
              <w:rPr>
                <w:rFonts w:ascii="Raleway" w:hAnsi="Raleway"/>
              </w:rPr>
            </w:pPr>
          </w:p>
        </w:tc>
      </w:tr>
      <w:tr w:rsidR="00A44BEC" w:rsidRPr="00F72224" w14:paraId="516C986A" w14:textId="77777777" w:rsidTr="00C5076C">
        <w:tc>
          <w:tcPr>
            <w:tcW w:w="1508" w:type="pct"/>
          </w:tcPr>
          <w:p w14:paraId="33BCFAC0" w14:textId="77777777" w:rsidR="00A44BEC" w:rsidRPr="00F72224" w:rsidRDefault="00A44BEC" w:rsidP="00C5076C">
            <w:pPr>
              <w:rPr>
                <w:rFonts w:ascii="Raleway" w:hAnsi="Raleway"/>
              </w:rPr>
            </w:pPr>
          </w:p>
        </w:tc>
        <w:tc>
          <w:tcPr>
            <w:tcW w:w="3492" w:type="pct"/>
          </w:tcPr>
          <w:p w14:paraId="73EC75B5" w14:textId="77777777" w:rsidR="00A44BEC" w:rsidRPr="00F72224" w:rsidRDefault="00A44BEC" w:rsidP="00C5076C">
            <w:pPr>
              <w:pStyle w:val="Lijstalinea"/>
              <w:spacing w:line="256" w:lineRule="auto"/>
              <w:ind w:left="255"/>
              <w:rPr>
                <w:rFonts w:ascii="Raleway" w:hAnsi="Raleway"/>
              </w:rPr>
            </w:pPr>
          </w:p>
        </w:tc>
      </w:tr>
      <w:tr w:rsidR="00A44BEC" w:rsidRPr="00F72224" w14:paraId="67457B29" w14:textId="77777777" w:rsidTr="00C5076C">
        <w:tc>
          <w:tcPr>
            <w:tcW w:w="1508" w:type="pct"/>
          </w:tcPr>
          <w:p w14:paraId="4E1FF77E" w14:textId="77777777" w:rsidR="00A44BEC" w:rsidRPr="00F72224" w:rsidRDefault="00A44BEC" w:rsidP="00C5076C">
            <w:pPr>
              <w:rPr>
                <w:rFonts w:ascii="Raleway" w:hAnsi="Raleway"/>
              </w:rPr>
            </w:pPr>
          </w:p>
        </w:tc>
        <w:tc>
          <w:tcPr>
            <w:tcW w:w="3492" w:type="pct"/>
          </w:tcPr>
          <w:p w14:paraId="3B668693" w14:textId="77777777" w:rsidR="00A44BEC" w:rsidRPr="00F72224" w:rsidRDefault="00A44BEC" w:rsidP="00C5076C">
            <w:pPr>
              <w:pStyle w:val="Lijstalinea"/>
              <w:spacing w:line="256" w:lineRule="auto"/>
              <w:ind w:left="255"/>
              <w:rPr>
                <w:rFonts w:ascii="Raleway" w:hAnsi="Raleway"/>
              </w:rPr>
            </w:pPr>
          </w:p>
        </w:tc>
      </w:tr>
      <w:tr w:rsidR="00A44BEC" w:rsidRPr="00F72224" w14:paraId="36A7818C" w14:textId="77777777" w:rsidTr="00C5076C">
        <w:tc>
          <w:tcPr>
            <w:tcW w:w="1508" w:type="pct"/>
          </w:tcPr>
          <w:p w14:paraId="6F92B1DA" w14:textId="77777777" w:rsidR="00A44BEC" w:rsidRPr="00F72224" w:rsidRDefault="00A44BEC" w:rsidP="00C5076C">
            <w:pPr>
              <w:rPr>
                <w:rFonts w:ascii="Raleway" w:hAnsi="Raleway"/>
              </w:rPr>
            </w:pPr>
          </w:p>
        </w:tc>
        <w:tc>
          <w:tcPr>
            <w:tcW w:w="3492" w:type="pct"/>
          </w:tcPr>
          <w:p w14:paraId="69BDEFDB" w14:textId="77777777" w:rsidR="00A44BEC" w:rsidRPr="00F72224" w:rsidRDefault="00A44BEC" w:rsidP="00C5076C">
            <w:pPr>
              <w:rPr>
                <w:rFonts w:ascii="Raleway" w:hAnsi="Raleway"/>
              </w:rPr>
            </w:pPr>
          </w:p>
        </w:tc>
      </w:tr>
    </w:tbl>
    <w:p w14:paraId="53219B4B" w14:textId="77777777" w:rsidR="00A44BEC" w:rsidRPr="00F72224" w:rsidRDefault="00A44BEC" w:rsidP="00A44BEC">
      <w:pPr>
        <w:rPr>
          <w:rFonts w:ascii="Raleway" w:hAnsi="Raleway"/>
        </w:rPr>
      </w:pPr>
    </w:p>
    <w:p w14:paraId="023A5E93" w14:textId="30B8673C" w:rsidR="00645D94" w:rsidRPr="00F72224" w:rsidRDefault="00645D94" w:rsidP="00645D94">
      <w:pPr>
        <w:rPr>
          <w:rFonts w:ascii="Raleway" w:hAnsi="Raleway"/>
        </w:rPr>
      </w:pPr>
    </w:p>
    <w:p w14:paraId="55F17883" w14:textId="1BF1956A" w:rsidR="00A44BEC" w:rsidRPr="009C7216" w:rsidRDefault="00A44BEC" w:rsidP="005D48B5">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Test</w:t>
      </w:r>
      <w:r w:rsidR="00B24819" w:rsidRPr="009C7216">
        <w:rPr>
          <w:rFonts w:ascii="Raleway" w:hAnsi="Raleway"/>
          <w:b/>
          <w:bCs/>
          <w:color w:val="00555C"/>
          <w:sz w:val="24"/>
          <w:szCs w:val="24"/>
          <w:shd w:val="clear" w:color="auto" w:fill="FFFFFF"/>
        </w:rPr>
        <w:t>scenario’s</w:t>
      </w:r>
    </w:p>
    <w:p w14:paraId="01E215A5" w14:textId="6319DA79" w:rsidR="00A44BEC" w:rsidRPr="00F72224" w:rsidRDefault="00335E34" w:rsidP="00A44BEC">
      <w:pPr>
        <w:rPr>
          <w:rFonts w:ascii="Raleway" w:hAnsi="Raleway"/>
          <w:i/>
          <w:iCs/>
          <w:color w:val="808080" w:themeColor="background1" w:themeShade="80"/>
        </w:rPr>
      </w:pPr>
      <w:r w:rsidRPr="00F72224">
        <w:rPr>
          <w:rFonts w:ascii="Raleway" w:hAnsi="Raleway"/>
          <w:i/>
          <w:iCs/>
          <w:color w:val="808080" w:themeColor="background1" w:themeShade="80"/>
        </w:rPr>
        <w:t>&lt;</w:t>
      </w:r>
      <w:r w:rsidR="00A44BEC" w:rsidRPr="00F72224">
        <w:rPr>
          <w:rFonts w:ascii="Raleway" w:hAnsi="Raleway"/>
          <w:i/>
          <w:iCs/>
          <w:color w:val="808080" w:themeColor="background1" w:themeShade="80"/>
        </w:rPr>
        <w:t>Voor elke actie uit het testplan geef je aan hoe je deze actie gaat testen, met welke gegevens je dat gaat doen en wat je als resultaat verwacht.</w:t>
      </w:r>
      <w:r w:rsidRPr="00F72224">
        <w:rPr>
          <w:rFonts w:ascii="Raleway" w:hAnsi="Raleway"/>
          <w:i/>
          <w:iCs/>
          <w:color w:val="808080" w:themeColor="background1" w:themeShade="80"/>
        </w:rPr>
        <w:t>&gt;</w:t>
      </w:r>
    </w:p>
    <w:p w14:paraId="34543231" w14:textId="77777777" w:rsidR="00A44BEC" w:rsidRPr="00F72224" w:rsidRDefault="00A44BEC" w:rsidP="00A44BEC">
      <w:pPr>
        <w:rPr>
          <w:rFonts w:ascii="Raleway" w:hAnsi="Raleway"/>
          <w:i/>
          <w:iCs/>
          <w:color w:val="808080" w:themeColor="background1" w:themeShade="80"/>
        </w:rPr>
      </w:pPr>
    </w:p>
    <w:tbl>
      <w:tblPr>
        <w:tblpPr w:leftFromText="141" w:rightFromText="141" w:vertAnchor="text" w:tblpY="1"/>
        <w:tblOverlap w:val="neve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2"/>
        <w:gridCol w:w="1189"/>
        <w:gridCol w:w="5386"/>
      </w:tblGrid>
      <w:tr w:rsidR="00A44BEC" w:rsidRPr="00F72224" w14:paraId="1813526C" w14:textId="77777777" w:rsidTr="009C7216">
        <w:tc>
          <w:tcPr>
            <w:tcW w:w="9747" w:type="dxa"/>
            <w:gridSpan w:val="3"/>
            <w:shd w:val="clear" w:color="auto" w:fill="00555C"/>
          </w:tcPr>
          <w:p w14:paraId="1176DD45" w14:textId="1486C9E5" w:rsidR="00A44BEC" w:rsidRPr="009C7216" w:rsidRDefault="00A44BEC" w:rsidP="00C5076C">
            <w:pPr>
              <w:rPr>
                <w:rFonts w:ascii="Raleway" w:hAnsi="Raleway"/>
                <w:b/>
                <w:color w:val="FFF166"/>
              </w:rPr>
            </w:pPr>
            <w:r w:rsidRPr="009C7216">
              <w:rPr>
                <w:rFonts w:ascii="Raleway" w:hAnsi="Raleway"/>
                <w:b/>
                <w:color w:val="FFF166"/>
                <w:sz w:val="24"/>
              </w:rPr>
              <w:t>Functionaliteit:</w:t>
            </w:r>
            <w:r w:rsidRPr="009C7216">
              <w:rPr>
                <w:rFonts w:ascii="Raleway" w:hAnsi="Raleway"/>
                <w:b/>
                <w:color w:val="FFF166"/>
                <w:sz w:val="28"/>
              </w:rPr>
              <w:t xml:space="preserve"> </w:t>
            </w:r>
            <w:r w:rsidR="005C6DB0" w:rsidRPr="009C7216">
              <w:rPr>
                <w:rFonts w:ascii="Raleway" w:hAnsi="Raleway"/>
                <w:b/>
                <w:i/>
                <w:iCs/>
                <w:color w:val="FFF166"/>
                <w:sz w:val="28"/>
              </w:rPr>
              <w:t>Login</w:t>
            </w:r>
          </w:p>
        </w:tc>
      </w:tr>
      <w:tr w:rsidR="00A44BEC" w:rsidRPr="00F72224" w14:paraId="15EAC247" w14:textId="77777777" w:rsidTr="009C7216">
        <w:tc>
          <w:tcPr>
            <w:tcW w:w="3172" w:type="dxa"/>
            <w:shd w:val="clear" w:color="auto" w:fill="00555C"/>
          </w:tcPr>
          <w:p w14:paraId="384DAF1C" w14:textId="77777777" w:rsidR="00A44BEC" w:rsidRPr="009C7216" w:rsidRDefault="00A44BEC" w:rsidP="00C5076C">
            <w:pPr>
              <w:rPr>
                <w:rFonts w:ascii="Raleway" w:hAnsi="Raleway"/>
                <w:b/>
                <w:color w:val="FFF166"/>
              </w:rPr>
            </w:pPr>
            <w:r w:rsidRPr="009C7216">
              <w:rPr>
                <w:rFonts w:ascii="Raleway" w:hAnsi="Raleway"/>
                <w:b/>
                <w:color w:val="FFF166"/>
              </w:rPr>
              <w:t>Actie</w:t>
            </w:r>
          </w:p>
        </w:tc>
        <w:tc>
          <w:tcPr>
            <w:tcW w:w="6575" w:type="dxa"/>
            <w:gridSpan w:val="2"/>
            <w:shd w:val="clear" w:color="auto" w:fill="00555C"/>
          </w:tcPr>
          <w:p w14:paraId="17438FA7" w14:textId="50CE16BC" w:rsidR="00A44BEC" w:rsidRPr="009C7216" w:rsidRDefault="005C6DB0" w:rsidP="00C5076C">
            <w:pPr>
              <w:rPr>
                <w:rFonts w:ascii="Raleway" w:hAnsi="Raleway"/>
                <w:b/>
                <w:i/>
                <w:iCs/>
                <w:color w:val="FFF166"/>
              </w:rPr>
            </w:pPr>
            <w:r w:rsidRPr="009C7216">
              <w:rPr>
                <w:rFonts w:ascii="Raleway" w:hAnsi="Raleway"/>
                <w:b/>
                <w:i/>
                <w:iCs/>
                <w:color w:val="FFF166"/>
              </w:rPr>
              <w:t>Inloggen</w:t>
            </w:r>
          </w:p>
        </w:tc>
      </w:tr>
      <w:tr w:rsidR="00A44BEC" w:rsidRPr="00F72224" w14:paraId="2E96DE81" w14:textId="77777777" w:rsidTr="009C7216">
        <w:tc>
          <w:tcPr>
            <w:tcW w:w="4361" w:type="dxa"/>
            <w:gridSpan w:val="2"/>
            <w:shd w:val="clear" w:color="auto" w:fill="EC644A"/>
          </w:tcPr>
          <w:p w14:paraId="6A2BD1A4" w14:textId="77777777" w:rsidR="00A44BEC" w:rsidRPr="009C7216" w:rsidRDefault="00A44BEC" w:rsidP="009C7216">
            <w:pPr>
              <w:jc w:val="center"/>
              <w:rPr>
                <w:rFonts w:ascii="Raleway" w:hAnsi="Raleway"/>
                <w:color w:val="F5F5F5"/>
              </w:rPr>
            </w:pPr>
            <w:r w:rsidRPr="009C7216">
              <w:rPr>
                <w:rFonts w:ascii="Raleway" w:hAnsi="Raleway"/>
                <w:b/>
                <w:color w:val="F5F5F5"/>
              </w:rPr>
              <w:t>Scenario</w:t>
            </w:r>
          </w:p>
        </w:tc>
        <w:tc>
          <w:tcPr>
            <w:tcW w:w="5386" w:type="dxa"/>
            <w:shd w:val="clear" w:color="auto" w:fill="EC644A"/>
          </w:tcPr>
          <w:p w14:paraId="2E167518" w14:textId="77777777" w:rsidR="00A44BEC" w:rsidRPr="009C7216" w:rsidRDefault="00A44BEC" w:rsidP="009C7216">
            <w:pPr>
              <w:jc w:val="center"/>
              <w:rPr>
                <w:rFonts w:ascii="Raleway" w:hAnsi="Raleway"/>
                <w:color w:val="F5F5F5"/>
              </w:rPr>
            </w:pPr>
            <w:r w:rsidRPr="009C7216">
              <w:rPr>
                <w:rFonts w:ascii="Raleway" w:hAnsi="Raleway"/>
                <w:b/>
                <w:color w:val="F5F5F5"/>
              </w:rPr>
              <w:t>Verwacht resultaat</w:t>
            </w:r>
          </w:p>
        </w:tc>
      </w:tr>
      <w:tr w:rsidR="00A44BEC" w:rsidRPr="00F72224" w14:paraId="0180AC6B" w14:textId="77777777" w:rsidTr="00C5076C">
        <w:tc>
          <w:tcPr>
            <w:tcW w:w="4361" w:type="dxa"/>
            <w:gridSpan w:val="2"/>
            <w:shd w:val="clear" w:color="auto" w:fill="auto"/>
          </w:tcPr>
          <w:p w14:paraId="6CE2CAF6" w14:textId="5FE35A49" w:rsidR="00A44BEC" w:rsidRPr="00F72224" w:rsidRDefault="00A528CB" w:rsidP="00C5076C">
            <w:pPr>
              <w:rPr>
                <w:rFonts w:ascii="Raleway" w:hAnsi="Raleway"/>
                <w:i/>
                <w:iCs/>
              </w:rPr>
            </w:pPr>
            <w:r w:rsidRPr="00F72224">
              <w:rPr>
                <w:rFonts w:ascii="Raleway" w:hAnsi="Raleway"/>
                <w:i/>
                <w:iCs/>
                <w:color w:val="808080" w:themeColor="background1" w:themeShade="80"/>
              </w:rPr>
              <w:t>&lt;</w:t>
            </w:r>
            <w:r w:rsidR="005C6DB0" w:rsidRPr="00F72224">
              <w:rPr>
                <w:rFonts w:ascii="Raleway" w:hAnsi="Raleway"/>
                <w:i/>
                <w:iCs/>
                <w:color w:val="808080" w:themeColor="background1" w:themeShade="80"/>
              </w:rPr>
              <w:t>De gebruiker krijgt de opdracht om in te loggen op de login pagina. Echter krijgt de gebruiker geen logingegevens mee.</w:t>
            </w:r>
            <w:r w:rsidRPr="00F72224">
              <w:rPr>
                <w:rFonts w:ascii="Raleway" w:hAnsi="Raleway"/>
                <w:i/>
                <w:iCs/>
                <w:color w:val="808080" w:themeColor="background1" w:themeShade="80"/>
              </w:rPr>
              <w:t>&gt;</w:t>
            </w:r>
            <w:r w:rsidR="005C6DB0" w:rsidRPr="00F72224">
              <w:rPr>
                <w:rFonts w:ascii="Raleway" w:hAnsi="Raleway"/>
                <w:i/>
                <w:iCs/>
                <w:color w:val="808080" w:themeColor="background1" w:themeShade="80"/>
              </w:rPr>
              <w:t xml:space="preserve"> </w:t>
            </w:r>
          </w:p>
        </w:tc>
        <w:tc>
          <w:tcPr>
            <w:tcW w:w="5386" w:type="dxa"/>
          </w:tcPr>
          <w:p w14:paraId="53911FE0" w14:textId="47381E5B" w:rsidR="00A44BEC" w:rsidRPr="00F72224" w:rsidRDefault="00A528CB" w:rsidP="00C5076C">
            <w:pPr>
              <w:rPr>
                <w:rFonts w:ascii="Raleway" w:hAnsi="Raleway"/>
                <w:i/>
                <w:iCs/>
              </w:rPr>
            </w:pPr>
            <w:r w:rsidRPr="00F72224">
              <w:rPr>
                <w:rFonts w:ascii="Raleway" w:hAnsi="Raleway"/>
                <w:i/>
                <w:iCs/>
                <w:color w:val="808080" w:themeColor="background1" w:themeShade="80"/>
              </w:rPr>
              <w:t>&lt;</w:t>
            </w:r>
            <w:r w:rsidR="005C6DB0" w:rsidRPr="00F72224">
              <w:rPr>
                <w:rFonts w:ascii="Raleway" w:hAnsi="Raleway"/>
                <w:i/>
                <w:iCs/>
                <w:color w:val="808080" w:themeColor="background1" w:themeShade="80"/>
              </w:rPr>
              <w:t>De gebruiker krijgt de melding dat er geen account bestaat.</w:t>
            </w:r>
            <w:r w:rsidRPr="00F72224">
              <w:rPr>
                <w:rFonts w:ascii="Raleway" w:hAnsi="Raleway"/>
                <w:i/>
                <w:iCs/>
                <w:color w:val="808080" w:themeColor="background1" w:themeShade="80"/>
              </w:rPr>
              <w:t>&gt;</w:t>
            </w:r>
            <w:r w:rsidR="005C6DB0" w:rsidRPr="00F72224">
              <w:rPr>
                <w:rFonts w:ascii="Raleway" w:hAnsi="Raleway"/>
                <w:i/>
                <w:iCs/>
                <w:color w:val="808080" w:themeColor="background1" w:themeShade="80"/>
              </w:rPr>
              <w:t xml:space="preserve"> </w:t>
            </w:r>
          </w:p>
        </w:tc>
      </w:tr>
      <w:tr w:rsidR="00A44BEC" w:rsidRPr="00F72224" w14:paraId="41F92146" w14:textId="77777777" w:rsidTr="00C5076C">
        <w:tc>
          <w:tcPr>
            <w:tcW w:w="4361" w:type="dxa"/>
            <w:gridSpan w:val="2"/>
            <w:shd w:val="clear" w:color="auto" w:fill="auto"/>
          </w:tcPr>
          <w:p w14:paraId="406348C2" w14:textId="77777777" w:rsidR="00A44BEC" w:rsidRPr="00F72224" w:rsidRDefault="00A44BEC" w:rsidP="00C5076C">
            <w:pPr>
              <w:rPr>
                <w:rFonts w:ascii="Raleway" w:hAnsi="Raleway"/>
              </w:rPr>
            </w:pPr>
          </w:p>
        </w:tc>
        <w:tc>
          <w:tcPr>
            <w:tcW w:w="5386" w:type="dxa"/>
          </w:tcPr>
          <w:p w14:paraId="3BEB03AF" w14:textId="77777777" w:rsidR="00A44BEC" w:rsidRPr="00F72224" w:rsidRDefault="00A44BEC" w:rsidP="00C5076C">
            <w:pPr>
              <w:rPr>
                <w:rFonts w:ascii="Raleway" w:hAnsi="Raleway"/>
              </w:rPr>
            </w:pPr>
          </w:p>
        </w:tc>
      </w:tr>
      <w:tr w:rsidR="00A44BEC" w:rsidRPr="00F72224" w14:paraId="242DA6EF" w14:textId="77777777" w:rsidTr="00C5076C">
        <w:tc>
          <w:tcPr>
            <w:tcW w:w="4361" w:type="dxa"/>
            <w:gridSpan w:val="2"/>
            <w:shd w:val="clear" w:color="auto" w:fill="auto"/>
          </w:tcPr>
          <w:p w14:paraId="0D7E45F6" w14:textId="77777777" w:rsidR="00A44BEC" w:rsidRPr="00F72224" w:rsidRDefault="00A44BEC" w:rsidP="00C5076C">
            <w:pPr>
              <w:rPr>
                <w:rFonts w:ascii="Raleway" w:hAnsi="Raleway"/>
              </w:rPr>
            </w:pPr>
          </w:p>
        </w:tc>
        <w:tc>
          <w:tcPr>
            <w:tcW w:w="5386" w:type="dxa"/>
          </w:tcPr>
          <w:p w14:paraId="404EA571" w14:textId="77777777" w:rsidR="00A44BEC" w:rsidRPr="00F72224" w:rsidRDefault="00A44BEC" w:rsidP="00C5076C">
            <w:pPr>
              <w:rPr>
                <w:rFonts w:ascii="Raleway" w:hAnsi="Raleway"/>
              </w:rPr>
            </w:pPr>
          </w:p>
        </w:tc>
      </w:tr>
    </w:tbl>
    <w:p w14:paraId="46A9FAFD" w14:textId="08501DB0" w:rsidR="00E60FAD" w:rsidRPr="00F72224" w:rsidRDefault="00645D94" w:rsidP="00A44BEC">
      <w:pPr>
        <w:tabs>
          <w:tab w:val="left" w:pos="1880"/>
        </w:tabs>
        <w:rPr>
          <w:rFonts w:ascii="Raleway" w:hAnsi="Raleway"/>
        </w:rPr>
        <w:sectPr w:rsidR="00E60FAD" w:rsidRPr="00F72224" w:rsidSect="00CA1F4C">
          <w:pgSz w:w="11906" w:h="16838"/>
          <w:pgMar w:top="1417" w:right="1417" w:bottom="1417" w:left="1417" w:header="708" w:footer="708" w:gutter="0"/>
          <w:cols w:space="708"/>
          <w:docGrid w:linePitch="360"/>
        </w:sectPr>
      </w:pPr>
      <w:r w:rsidRPr="00F72224">
        <w:rPr>
          <w:rFonts w:ascii="Raleway" w:hAnsi="Raleway" w:cstheme="minorHAnsi"/>
          <w:sz w:val="24"/>
          <w:szCs w:val="24"/>
        </w:rPr>
        <w:br w:type="page"/>
      </w:r>
    </w:p>
    <w:p w14:paraId="05CBA56A" w14:textId="283A9982" w:rsidR="00E90521" w:rsidRPr="009C7216" w:rsidRDefault="00446286" w:rsidP="00E90521">
      <w:pPr>
        <w:pStyle w:val="Kop2"/>
        <w:rPr>
          <w:rFonts w:ascii="Raleway" w:hAnsi="Raleway"/>
          <w:color w:val="EC644A"/>
          <w:sz w:val="32"/>
          <w:szCs w:val="22"/>
        </w:rPr>
      </w:pPr>
      <w:bookmarkStart w:id="102" w:name="_Toc153523485"/>
      <w:r w:rsidRPr="009C7216">
        <w:rPr>
          <w:rFonts w:ascii="Raleway" w:hAnsi="Raleway"/>
          <w:color w:val="EC644A"/>
          <w:sz w:val="32"/>
          <w:szCs w:val="22"/>
        </w:rPr>
        <w:lastRenderedPageBreak/>
        <w:t>Test log</w:t>
      </w:r>
      <w:bookmarkEnd w:id="102"/>
    </w:p>
    <w:p w14:paraId="7095821C" w14:textId="6845920E" w:rsidR="00E90521" w:rsidRPr="009C7216" w:rsidRDefault="00E90521" w:rsidP="00E90521">
      <w:pPr>
        <w:spacing w:after="0"/>
        <w:rPr>
          <w:rFonts w:ascii="Raleway" w:hAnsi="Raleway"/>
          <w:color w:val="3C3C3C"/>
        </w:rPr>
      </w:pPr>
      <w:r w:rsidRPr="009C7216">
        <w:rPr>
          <w:rFonts w:ascii="Raleway" w:hAnsi="Raleway"/>
          <w:color w:val="3C3C3C"/>
        </w:rPr>
        <w:t xml:space="preserve">Het laatste deel van het testrapport bestaat uit een </w:t>
      </w:r>
      <w:r w:rsidR="003212A4" w:rsidRPr="009C7216">
        <w:rPr>
          <w:rFonts w:ascii="Raleway" w:hAnsi="Raleway"/>
          <w:color w:val="3C3C3C"/>
        </w:rPr>
        <w:t>test log</w:t>
      </w:r>
      <w:r w:rsidRPr="009C7216">
        <w:rPr>
          <w:rFonts w:ascii="Raleway" w:hAnsi="Raleway"/>
          <w:color w:val="3C3C3C"/>
        </w:rPr>
        <w:t>. Maak gebruik van onderstaande tabellen om de gevonden fouten en onvolkomenheden (de defecten) tijdens het testen te registreren. Geef de prioriteit van defecten aan door middel van een getal.</w:t>
      </w:r>
    </w:p>
    <w:p w14:paraId="32AD6BA0" w14:textId="77777777" w:rsidR="00E90521" w:rsidRPr="009C7216" w:rsidRDefault="00E90521" w:rsidP="00E90521">
      <w:pPr>
        <w:spacing w:after="0" w:line="240" w:lineRule="auto"/>
        <w:ind w:left="708"/>
        <w:rPr>
          <w:rFonts w:ascii="Raleway" w:hAnsi="Raleway"/>
          <w:color w:val="3C3C3C"/>
        </w:rPr>
      </w:pPr>
      <w:r w:rsidRPr="009C7216">
        <w:rPr>
          <w:rFonts w:ascii="Raleway" w:hAnsi="Raleway"/>
          <w:color w:val="3C3C3C"/>
        </w:rPr>
        <w:t>0 = Geen prioriteit</w:t>
      </w:r>
    </w:p>
    <w:p w14:paraId="4206B1EA" w14:textId="77777777" w:rsidR="00E90521" w:rsidRPr="009C7216" w:rsidRDefault="00E90521" w:rsidP="00E90521">
      <w:pPr>
        <w:spacing w:after="0" w:line="240" w:lineRule="auto"/>
        <w:ind w:left="708"/>
        <w:rPr>
          <w:rFonts w:ascii="Raleway" w:hAnsi="Raleway"/>
          <w:color w:val="3C3C3C"/>
        </w:rPr>
      </w:pPr>
      <w:r w:rsidRPr="009C7216">
        <w:rPr>
          <w:rFonts w:ascii="Raleway" w:hAnsi="Raleway"/>
          <w:color w:val="3C3C3C"/>
        </w:rPr>
        <w:t>1 = Lage prioriteit voor een probleem waar niet meteen een oplossing voor hoeft te worden gevonden.</w:t>
      </w:r>
    </w:p>
    <w:p w14:paraId="15E44137" w14:textId="77777777" w:rsidR="00E90521" w:rsidRPr="009C7216" w:rsidRDefault="00E90521" w:rsidP="00E90521">
      <w:pPr>
        <w:spacing w:after="0" w:line="240" w:lineRule="auto"/>
        <w:ind w:left="708"/>
        <w:rPr>
          <w:rFonts w:ascii="Raleway" w:hAnsi="Raleway"/>
          <w:color w:val="3C3C3C"/>
        </w:rPr>
      </w:pPr>
      <w:r w:rsidRPr="009C7216">
        <w:rPr>
          <w:rFonts w:ascii="Raleway" w:hAnsi="Raleway"/>
          <w:color w:val="3C3C3C"/>
        </w:rPr>
        <w:t>2 = Prioriteit voor een probleem dat opgelost dient te worden, maar waar voorlopig mee gewerkt kan worden.</w:t>
      </w:r>
    </w:p>
    <w:p w14:paraId="70A6A156" w14:textId="3AF458A2" w:rsidR="00E90521" w:rsidRPr="009C7216" w:rsidRDefault="00E90521" w:rsidP="00E90521">
      <w:pPr>
        <w:spacing w:after="0" w:line="240" w:lineRule="auto"/>
        <w:ind w:left="708"/>
        <w:rPr>
          <w:rFonts w:ascii="Raleway" w:hAnsi="Raleway"/>
          <w:color w:val="3C3C3C"/>
        </w:rPr>
      </w:pPr>
      <w:r w:rsidRPr="009C7216">
        <w:rPr>
          <w:rFonts w:ascii="Raleway" w:hAnsi="Raleway"/>
          <w:color w:val="3C3C3C"/>
        </w:rPr>
        <w:t>3 = Hoogste prioriteit voor een probleem dat onmiddellijk opgelost dient te worden.</w:t>
      </w:r>
    </w:p>
    <w:p w14:paraId="4AF9080E" w14:textId="77777777" w:rsidR="00C17B77" w:rsidRPr="00F72224" w:rsidRDefault="00C17B77" w:rsidP="00E90521">
      <w:pPr>
        <w:spacing w:after="0" w:line="240" w:lineRule="auto"/>
        <w:ind w:left="708"/>
        <w:rPr>
          <w:rFonts w:ascii="Raleway" w:hAnsi="Raleway"/>
        </w:rPr>
      </w:pPr>
    </w:p>
    <w:p w14:paraId="43884F96" w14:textId="77777777" w:rsidR="00E90521" w:rsidRPr="00F72224" w:rsidRDefault="00E90521" w:rsidP="00E90521">
      <w:pPr>
        <w:spacing w:after="0" w:line="240" w:lineRule="auto"/>
        <w:ind w:left="708"/>
        <w:rPr>
          <w:rFonts w:ascii="Raleway" w:hAnsi="Raleway"/>
          <w:sz w:val="20"/>
        </w:rPr>
      </w:pPr>
    </w:p>
    <w:tbl>
      <w:tblPr>
        <w:tblW w:w="14783"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99"/>
        <w:gridCol w:w="4113"/>
        <w:gridCol w:w="851"/>
        <w:gridCol w:w="919"/>
        <w:gridCol w:w="2977"/>
        <w:gridCol w:w="992"/>
        <w:gridCol w:w="1417"/>
        <w:gridCol w:w="1815"/>
      </w:tblGrid>
      <w:tr w:rsidR="00E90521" w:rsidRPr="00F72224" w14:paraId="4E4D1EB9" w14:textId="77777777" w:rsidTr="009C7216">
        <w:tc>
          <w:tcPr>
            <w:tcW w:w="14783" w:type="dxa"/>
            <w:gridSpan w:val="8"/>
            <w:tcBorders>
              <w:top w:val="single" w:sz="2" w:space="0" w:color="auto"/>
              <w:left w:val="single" w:sz="2" w:space="0" w:color="auto"/>
              <w:bottom w:val="single" w:sz="2" w:space="0" w:color="auto"/>
              <w:right w:val="single" w:sz="2" w:space="0" w:color="auto"/>
            </w:tcBorders>
            <w:shd w:val="clear" w:color="auto" w:fill="00555C"/>
          </w:tcPr>
          <w:p w14:paraId="5F620455" w14:textId="0073F692" w:rsidR="00E90521" w:rsidRPr="00F72224" w:rsidRDefault="00E90521" w:rsidP="00C5076C">
            <w:pPr>
              <w:pStyle w:val="Default"/>
              <w:rPr>
                <w:rFonts w:ascii="Raleway" w:hAnsi="Raleway" w:cs="Arial"/>
                <w:b/>
                <w:bCs/>
                <w:color w:val="auto"/>
                <w:sz w:val="22"/>
                <w:szCs w:val="22"/>
              </w:rPr>
            </w:pPr>
            <w:r w:rsidRPr="009C7216">
              <w:rPr>
                <w:rFonts w:ascii="Raleway" w:hAnsi="Raleway"/>
                <w:b/>
                <w:color w:val="FFF166"/>
              </w:rPr>
              <w:t>Functionaliteit:</w:t>
            </w:r>
            <w:r w:rsidRPr="009C7216">
              <w:rPr>
                <w:rFonts w:ascii="Raleway" w:hAnsi="Raleway"/>
                <w:b/>
                <w:color w:val="FFF166"/>
                <w:sz w:val="28"/>
              </w:rPr>
              <w:t xml:space="preserve"> </w:t>
            </w:r>
            <w:r w:rsidR="00521AF5" w:rsidRPr="009C7216">
              <w:rPr>
                <w:rFonts w:ascii="Raleway" w:hAnsi="Raleway"/>
                <w:b/>
                <w:color w:val="FFF166"/>
                <w:sz w:val="28"/>
              </w:rPr>
              <w:t>Login</w:t>
            </w:r>
          </w:p>
        </w:tc>
      </w:tr>
      <w:tr w:rsidR="00E90521" w:rsidRPr="00F72224" w14:paraId="06ABA62D" w14:textId="77777777" w:rsidTr="009C7216">
        <w:tc>
          <w:tcPr>
            <w:tcW w:w="1699" w:type="dxa"/>
            <w:tcBorders>
              <w:top w:val="single" w:sz="2" w:space="0" w:color="auto"/>
              <w:left w:val="single" w:sz="2" w:space="0" w:color="auto"/>
              <w:bottom w:val="single" w:sz="2" w:space="0" w:color="auto"/>
              <w:right w:val="single" w:sz="2" w:space="0" w:color="auto"/>
            </w:tcBorders>
            <w:shd w:val="clear" w:color="auto" w:fill="EC644A"/>
          </w:tcPr>
          <w:p w14:paraId="7FA083FB" w14:textId="77777777" w:rsidR="00E90521" w:rsidRPr="009C7216" w:rsidRDefault="00E90521" w:rsidP="009C7216">
            <w:pPr>
              <w:pStyle w:val="Default"/>
              <w:jc w:val="center"/>
              <w:rPr>
                <w:rFonts w:ascii="Raleway" w:hAnsi="Raleway" w:cs="Arial"/>
                <w:b/>
                <w:bCs/>
                <w:color w:val="F5F5F5"/>
                <w:sz w:val="22"/>
                <w:szCs w:val="22"/>
                <w:lang w:val="en-GB"/>
              </w:rPr>
            </w:pPr>
            <w:r w:rsidRPr="009C7216">
              <w:rPr>
                <w:rFonts w:ascii="Raleway" w:hAnsi="Raleway" w:cs="Arial"/>
                <w:b/>
                <w:bCs/>
                <w:color w:val="F5F5F5"/>
                <w:sz w:val="22"/>
                <w:szCs w:val="22"/>
              </w:rPr>
              <w:t>Actie</w:t>
            </w:r>
          </w:p>
          <w:p w14:paraId="4BF44026" w14:textId="77777777" w:rsidR="00E90521" w:rsidRPr="009C7216" w:rsidRDefault="00E90521" w:rsidP="009C7216">
            <w:pPr>
              <w:pStyle w:val="Default"/>
              <w:jc w:val="center"/>
              <w:rPr>
                <w:rFonts w:ascii="Raleway" w:hAnsi="Raleway" w:cs="Arial"/>
                <w:b/>
                <w:bCs/>
                <w:color w:val="F5F5F5"/>
                <w:sz w:val="22"/>
                <w:szCs w:val="22"/>
                <w:lang w:val="en-GB"/>
              </w:rPr>
            </w:pPr>
          </w:p>
        </w:tc>
        <w:tc>
          <w:tcPr>
            <w:tcW w:w="4113" w:type="dxa"/>
            <w:tcBorders>
              <w:top w:val="single" w:sz="2" w:space="0" w:color="auto"/>
              <w:left w:val="single" w:sz="2" w:space="0" w:color="auto"/>
              <w:bottom w:val="single" w:sz="2" w:space="0" w:color="auto"/>
              <w:right w:val="single" w:sz="2" w:space="0" w:color="auto"/>
            </w:tcBorders>
            <w:shd w:val="clear" w:color="auto" w:fill="EC644A"/>
          </w:tcPr>
          <w:p w14:paraId="744DD754"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Scenario</w:t>
            </w:r>
          </w:p>
        </w:tc>
        <w:tc>
          <w:tcPr>
            <w:tcW w:w="851"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694AB670" w14:textId="77777777" w:rsidR="00E90521" w:rsidRPr="009C7216" w:rsidRDefault="00E90521" w:rsidP="009C7216">
            <w:pPr>
              <w:pStyle w:val="Default"/>
              <w:jc w:val="center"/>
              <w:rPr>
                <w:rFonts w:ascii="Raleway" w:hAnsi="Raleway" w:cs="Arial"/>
                <w:b/>
                <w:bCs/>
                <w:color w:val="F5F5F5"/>
                <w:sz w:val="22"/>
                <w:szCs w:val="22"/>
                <w:lang w:val="en-GB"/>
              </w:rPr>
            </w:pPr>
            <w:r w:rsidRPr="009C7216">
              <w:rPr>
                <w:rFonts w:ascii="Raleway" w:hAnsi="Raleway" w:cs="Arial"/>
                <w:b/>
                <w:bCs/>
                <w:color w:val="F5F5F5"/>
                <w:sz w:val="22"/>
                <w:szCs w:val="22"/>
                <w:lang w:val="en-GB"/>
              </w:rPr>
              <w:t>Datum</w:t>
            </w:r>
          </w:p>
          <w:p w14:paraId="7245C984" w14:textId="5E1DB11D" w:rsidR="00E90521" w:rsidRPr="009C7216" w:rsidRDefault="009C7216" w:rsidP="009C7216">
            <w:pPr>
              <w:pStyle w:val="Default"/>
              <w:jc w:val="center"/>
              <w:rPr>
                <w:rFonts w:ascii="Raleway" w:hAnsi="Raleway" w:cs="Arial"/>
                <w:b/>
                <w:bCs/>
                <w:color w:val="F5F5F5"/>
                <w:sz w:val="22"/>
                <w:szCs w:val="22"/>
                <w:lang w:val="en-GB"/>
              </w:rPr>
            </w:pPr>
            <w:r>
              <w:rPr>
                <w:rFonts w:ascii="Raleway" w:hAnsi="Raleway" w:cs="Arial"/>
                <w:b/>
                <w:bCs/>
                <w:color w:val="F5F5F5"/>
                <w:sz w:val="22"/>
                <w:szCs w:val="22"/>
                <w:lang w:val="en-GB"/>
              </w:rPr>
              <w:t>T</w:t>
            </w:r>
            <w:r w:rsidR="00E90521" w:rsidRPr="009C7216">
              <w:rPr>
                <w:rFonts w:ascii="Raleway" w:hAnsi="Raleway" w:cs="Arial"/>
                <w:b/>
                <w:bCs/>
                <w:color w:val="F5F5F5"/>
                <w:sz w:val="22"/>
                <w:szCs w:val="22"/>
                <w:lang w:val="en-GB"/>
              </w:rPr>
              <w:t>est</w:t>
            </w:r>
          </w:p>
        </w:tc>
        <w:tc>
          <w:tcPr>
            <w:tcW w:w="919"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7A50BD31"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Tester</w:t>
            </w:r>
          </w:p>
        </w:tc>
        <w:tc>
          <w:tcPr>
            <w:tcW w:w="2977" w:type="dxa"/>
            <w:tcBorders>
              <w:top w:val="single" w:sz="2" w:space="0" w:color="auto"/>
              <w:left w:val="single" w:sz="2" w:space="0" w:color="auto"/>
              <w:bottom w:val="single" w:sz="2" w:space="0" w:color="auto"/>
              <w:right w:val="single" w:sz="2" w:space="0" w:color="auto"/>
            </w:tcBorders>
            <w:shd w:val="clear" w:color="auto" w:fill="EC644A"/>
          </w:tcPr>
          <w:p w14:paraId="067704E7"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Defect</w:t>
            </w:r>
          </w:p>
        </w:tc>
        <w:tc>
          <w:tcPr>
            <w:tcW w:w="992"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1F03CE63" w14:textId="655BFB53" w:rsidR="00E90521" w:rsidRPr="009C7216" w:rsidRDefault="00146940"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Prioriteit</w:t>
            </w:r>
          </w:p>
        </w:tc>
        <w:tc>
          <w:tcPr>
            <w:tcW w:w="1417"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701175D7"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Datum</w:t>
            </w:r>
          </w:p>
          <w:p w14:paraId="68E2BD0D" w14:textId="3CA3C650" w:rsidR="00E90521" w:rsidRPr="009C7216" w:rsidRDefault="005C6DB0"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Opgelost</w:t>
            </w:r>
          </w:p>
        </w:tc>
        <w:tc>
          <w:tcPr>
            <w:tcW w:w="1815"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5D7B96FA"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Opgelost</w:t>
            </w:r>
          </w:p>
          <w:p w14:paraId="695BED4E" w14:textId="62C64333" w:rsidR="00E90521" w:rsidRPr="009C7216" w:rsidRDefault="005C6DB0"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Door</w:t>
            </w:r>
          </w:p>
        </w:tc>
      </w:tr>
      <w:tr w:rsidR="00E90521" w:rsidRPr="00F72224" w14:paraId="2F78E8F2" w14:textId="77777777" w:rsidTr="009C7216">
        <w:tc>
          <w:tcPr>
            <w:tcW w:w="1699" w:type="dxa"/>
            <w:tcBorders>
              <w:top w:val="single" w:sz="2" w:space="0" w:color="auto"/>
            </w:tcBorders>
          </w:tcPr>
          <w:p w14:paraId="0212C1DA" w14:textId="77777777" w:rsidR="00E90521" w:rsidRPr="009C7216" w:rsidRDefault="00E90521" w:rsidP="00C5076C">
            <w:pPr>
              <w:rPr>
                <w:rFonts w:ascii="Raleway" w:hAnsi="Raleway"/>
                <w:color w:val="808080" w:themeColor="background1" w:themeShade="80"/>
              </w:rPr>
            </w:pPr>
          </w:p>
        </w:tc>
        <w:tc>
          <w:tcPr>
            <w:tcW w:w="4113" w:type="dxa"/>
            <w:tcBorders>
              <w:top w:val="single" w:sz="2" w:space="0" w:color="auto"/>
            </w:tcBorders>
          </w:tcPr>
          <w:p w14:paraId="24A36FD6" w14:textId="6EEB062B" w:rsidR="00E90521" w:rsidRPr="009C7216" w:rsidRDefault="00521AF5" w:rsidP="00C5076C">
            <w:pPr>
              <w:rPr>
                <w:rFonts w:ascii="Raleway" w:hAnsi="Raleway"/>
                <w:i/>
                <w:iCs/>
                <w:color w:val="808080" w:themeColor="background1" w:themeShade="80"/>
              </w:rPr>
            </w:pPr>
            <w:r w:rsidRPr="009C7216">
              <w:rPr>
                <w:rFonts w:ascii="Raleway" w:hAnsi="Raleway"/>
                <w:i/>
                <w:iCs/>
                <w:color w:val="808080" w:themeColor="background1" w:themeShade="80"/>
              </w:rPr>
              <w:t xml:space="preserve">Gebruiker gaat inloggen en komt terecht in de daschboard. </w:t>
            </w:r>
          </w:p>
        </w:tc>
        <w:tc>
          <w:tcPr>
            <w:tcW w:w="851" w:type="dxa"/>
            <w:tcBorders>
              <w:top w:val="single" w:sz="2" w:space="0" w:color="auto"/>
            </w:tcBorders>
            <w:tcMar>
              <w:left w:w="0" w:type="dxa"/>
              <w:right w:w="0" w:type="dxa"/>
            </w:tcMar>
          </w:tcPr>
          <w:p w14:paraId="2D061B98" w14:textId="5B5701A6" w:rsidR="00E90521" w:rsidRPr="009C7216" w:rsidRDefault="00521AF5" w:rsidP="00C5076C">
            <w:pPr>
              <w:jc w:val="center"/>
              <w:rPr>
                <w:rFonts w:ascii="Raleway" w:hAnsi="Raleway"/>
                <w:i/>
                <w:iCs/>
                <w:color w:val="808080" w:themeColor="background1" w:themeShade="80"/>
              </w:rPr>
            </w:pPr>
            <w:r w:rsidRPr="009C7216">
              <w:rPr>
                <w:rFonts w:ascii="Raleway" w:hAnsi="Raleway"/>
                <w:i/>
                <w:iCs/>
                <w:color w:val="808080" w:themeColor="background1" w:themeShade="80"/>
              </w:rPr>
              <w:t>10-12-2022</w:t>
            </w:r>
          </w:p>
        </w:tc>
        <w:tc>
          <w:tcPr>
            <w:tcW w:w="919" w:type="dxa"/>
            <w:tcBorders>
              <w:top w:val="single" w:sz="2" w:space="0" w:color="auto"/>
            </w:tcBorders>
            <w:tcMar>
              <w:left w:w="0" w:type="dxa"/>
              <w:right w:w="0" w:type="dxa"/>
            </w:tcMar>
          </w:tcPr>
          <w:p w14:paraId="5E5D5F33" w14:textId="1E6B4251" w:rsidR="00E90521" w:rsidRPr="009C7216" w:rsidRDefault="00521AF5" w:rsidP="00C5076C">
            <w:pPr>
              <w:jc w:val="center"/>
              <w:rPr>
                <w:rFonts w:ascii="Raleway" w:hAnsi="Raleway"/>
                <w:i/>
                <w:iCs/>
                <w:color w:val="808080" w:themeColor="background1" w:themeShade="80"/>
              </w:rPr>
            </w:pPr>
            <w:r w:rsidRPr="009C7216">
              <w:rPr>
                <w:rFonts w:ascii="Raleway" w:hAnsi="Raleway"/>
                <w:i/>
                <w:iCs/>
                <w:color w:val="808080" w:themeColor="background1" w:themeShade="80"/>
              </w:rPr>
              <w:t>John</w:t>
            </w:r>
          </w:p>
        </w:tc>
        <w:tc>
          <w:tcPr>
            <w:tcW w:w="2977" w:type="dxa"/>
            <w:tcBorders>
              <w:top w:val="single" w:sz="2" w:space="0" w:color="auto"/>
            </w:tcBorders>
          </w:tcPr>
          <w:p w14:paraId="3F19FE38" w14:textId="499D4A27" w:rsidR="00E90521" w:rsidRPr="009C7216" w:rsidRDefault="00521AF5" w:rsidP="00C5076C">
            <w:pPr>
              <w:rPr>
                <w:rFonts w:ascii="Raleway" w:hAnsi="Raleway"/>
                <w:i/>
                <w:iCs/>
                <w:color w:val="808080" w:themeColor="background1" w:themeShade="80"/>
              </w:rPr>
            </w:pPr>
            <w:r w:rsidRPr="009C7216">
              <w:rPr>
                <w:rFonts w:ascii="Raleway" w:hAnsi="Raleway"/>
                <w:i/>
                <w:iCs/>
                <w:color w:val="808080" w:themeColor="background1" w:themeShade="80"/>
              </w:rPr>
              <w:t>Afbeelding (logo) verdwijnt nadat men inlogt</w:t>
            </w:r>
          </w:p>
        </w:tc>
        <w:tc>
          <w:tcPr>
            <w:tcW w:w="992" w:type="dxa"/>
            <w:tcBorders>
              <w:top w:val="single" w:sz="2" w:space="0" w:color="auto"/>
            </w:tcBorders>
            <w:tcMar>
              <w:left w:w="0" w:type="dxa"/>
              <w:right w:w="0" w:type="dxa"/>
            </w:tcMar>
          </w:tcPr>
          <w:p w14:paraId="633A8A40" w14:textId="7796FD2A" w:rsidR="00E90521" w:rsidRPr="009C7216" w:rsidRDefault="006E4EE5" w:rsidP="00C5076C">
            <w:pPr>
              <w:jc w:val="center"/>
              <w:rPr>
                <w:rFonts w:ascii="Raleway" w:hAnsi="Raleway"/>
                <w:i/>
                <w:iCs/>
                <w:color w:val="808080" w:themeColor="background1" w:themeShade="80"/>
              </w:rPr>
            </w:pPr>
            <w:r w:rsidRPr="009C7216">
              <w:rPr>
                <w:rFonts w:ascii="Raleway" w:hAnsi="Raleway"/>
                <w:i/>
                <w:iCs/>
                <w:color w:val="808080" w:themeColor="background1" w:themeShade="80"/>
              </w:rPr>
              <w:t>0</w:t>
            </w:r>
          </w:p>
        </w:tc>
        <w:tc>
          <w:tcPr>
            <w:tcW w:w="1417" w:type="dxa"/>
            <w:tcBorders>
              <w:top w:val="single" w:sz="2" w:space="0" w:color="auto"/>
            </w:tcBorders>
            <w:tcMar>
              <w:left w:w="0" w:type="dxa"/>
              <w:right w:w="0" w:type="dxa"/>
            </w:tcMar>
          </w:tcPr>
          <w:p w14:paraId="57D6A645" w14:textId="77777777" w:rsidR="00E90521" w:rsidRPr="009C7216" w:rsidRDefault="00E90521" w:rsidP="00C5076C">
            <w:pPr>
              <w:jc w:val="center"/>
              <w:rPr>
                <w:rFonts w:ascii="Raleway" w:hAnsi="Raleway"/>
                <w:color w:val="808080" w:themeColor="background1" w:themeShade="80"/>
              </w:rPr>
            </w:pPr>
          </w:p>
        </w:tc>
        <w:tc>
          <w:tcPr>
            <w:tcW w:w="1815" w:type="dxa"/>
            <w:tcBorders>
              <w:top w:val="single" w:sz="2" w:space="0" w:color="auto"/>
            </w:tcBorders>
            <w:tcMar>
              <w:left w:w="0" w:type="dxa"/>
              <w:right w:w="0" w:type="dxa"/>
            </w:tcMar>
          </w:tcPr>
          <w:p w14:paraId="60B589EB" w14:textId="77777777" w:rsidR="00E90521" w:rsidRPr="009C7216" w:rsidRDefault="00E90521" w:rsidP="00C5076C">
            <w:pPr>
              <w:jc w:val="center"/>
              <w:rPr>
                <w:rFonts w:ascii="Raleway" w:hAnsi="Raleway"/>
                <w:color w:val="808080" w:themeColor="background1" w:themeShade="80"/>
              </w:rPr>
            </w:pPr>
          </w:p>
        </w:tc>
      </w:tr>
      <w:tr w:rsidR="00E90521" w:rsidRPr="00F72224" w14:paraId="0CB3DEF8" w14:textId="77777777" w:rsidTr="009C7216">
        <w:tc>
          <w:tcPr>
            <w:tcW w:w="1699" w:type="dxa"/>
          </w:tcPr>
          <w:p w14:paraId="4C8D46F5" w14:textId="77777777" w:rsidR="00E90521" w:rsidRPr="009C7216" w:rsidRDefault="00E90521" w:rsidP="00C5076C">
            <w:pPr>
              <w:rPr>
                <w:rFonts w:ascii="Raleway" w:hAnsi="Raleway"/>
              </w:rPr>
            </w:pPr>
          </w:p>
        </w:tc>
        <w:tc>
          <w:tcPr>
            <w:tcW w:w="4113" w:type="dxa"/>
          </w:tcPr>
          <w:p w14:paraId="62E803F0" w14:textId="77777777" w:rsidR="00E90521" w:rsidRPr="009C7216" w:rsidRDefault="00E90521" w:rsidP="00C5076C">
            <w:pPr>
              <w:rPr>
                <w:rFonts w:ascii="Raleway" w:hAnsi="Raleway"/>
              </w:rPr>
            </w:pPr>
          </w:p>
        </w:tc>
        <w:tc>
          <w:tcPr>
            <w:tcW w:w="851" w:type="dxa"/>
            <w:tcMar>
              <w:left w:w="0" w:type="dxa"/>
              <w:right w:w="0" w:type="dxa"/>
            </w:tcMar>
          </w:tcPr>
          <w:p w14:paraId="79EBED58" w14:textId="77777777" w:rsidR="00E90521" w:rsidRPr="009C7216" w:rsidRDefault="00E90521" w:rsidP="00C5076C">
            <w:pPr>
              <w:jc w:val="center"/>
              <w:rPr>
                <w:rFonts w:ascii="Raleway" w:hAnsi="Raleway"/>
              </w:rPr>
            </w:pPr>
          </w:p>
        </w:tc>
        <w:tc>
          <w:tcPr>
            <w:tcW w:w="919" w:type="dxa"/>
            <w:tcMar>
              <w:left w:w="0" w:type="dxa"/>
              <w:right w:w="0" w:type="dxa"/>
            </w:tcMar>
          </w:tcPr>
          <w:p w14:paraId="6AFD3D08" w14:textId="77777777" w:rsidR="00E90521" w:rsidRPr="009C7216" w:rsidRDefault="00E90521" w:rsidP="00C5076C">
            <w:pPr>
              <w:jc w:val="center"/>
              <w:rPr>
                <w:rFonts w:ascii="Raleway" w:hAnsi="Raleway"/>
              </w:rPr>
            </w:pPr>
          </w:p>
        </w:tc>
        <w:tc>
          <w:tcPr>
            <w:tcW w:w="2977" w:type="dxa"/>
          </w:tcPr>
          <w:p w14:paraId="101B43AF" w14:textId="77777777" w:rsidR="00E90521" w:rsidRPr="009C7216" w:rsidRDefault="00E90521" w:rsidP="00C5076C">
            <w:pPr>
              <w:rPr>
                <w:rFonts w:ascii="Raleway" w:hAnsi="Raleway"/>
              </w:rPr>
            </w:pPr>
          </w:p>
        </w:tc>
        <w:tc>
          <w:tcPr>
            <w:tcW w:w="992" w:type="dxa"/>
            <w:tcMar>
              <w:left w:w="0" w:type="dxa"/>
              <w:right w:w="0" w:type="dxa"/>
            </w:tcMar>
          </w:tcPr>
          <w:p w14:paraId="01005A15" w14:textId="77777777" w:rsidR="00E90521" w:rsidRPr="009C7216" w:rsidRDefault="00E90521" w:rsidP="00C5076C">
            <w:pPr>
              <w:jc w:val="center"/>
              <w:rPr>
                <w:rFonts w:ascii="Raleway" w:hAnsi="Raleway"/>
              </w:rPr>
            </w:pPr>
          </w:p>
        </w:tc>
        <w:tc>
          <w:tcPr>
            <w:tcW w:w="1417" w:type="dxa"/>
            <w:tcMar>
              <w:left w:w="0" w:type="dxa"/>
              <w:right w:w="0" w:type="dxa"/>
            </w:tcMar>
          </w:tcPr>
          <w:p w14:paraId="058C9260" w14:textId="77777777" w:rsidR="00E90521" w:rsidRPr="009C7216" w:rsidRDefault="00E90521" w:rsidP="00C5076C">
            <w:pPr>
              <w:jc w:val="center"/>
              <w:rPr>
                <w:rFonts w:ascii="Raleway" w:hAnsi="Raleway"/>
              </w:rPr>
            </w:pPr>
          </w:p>
        </w:tc>
        <w:tc>
          <w:tcPr>
            <w:tcW w:w="1815" w:type="dxa"/>
            <w:tcMar>
              <w:left w:w="0" w:type="dxa"/>
              <w:right w:w="0" w:type="dxa"/>
            </w:tcMar>
          </w:tcPr>
          <w:p w14:paraId="7CD82FEF" w14:textId="77777777" w:rsidR="00E90521" w:rsidRPr="009C7216" w:rsidRDefault="00E90521" w:rsidP="00C5076C">
            <w:pPr>
              <w:jc w:val="center"/>
              <w:rPr>
                <w:rFonts w:ascii="Raleway" w:hAnsi="Raleway"/>
              </w:rPr>
            </w:pPr>
          </w:p>
        </w:tc>
      </w:tr>
      <w:tr w:rsidR="00E90521" w:rsidRPr="00F72224" w14:paraId="74191785" w14:textId="77777777" w:rsidTr="009C7216">
        <w:tc>
          <w:tcPr>
            <w:tcW w:w="1699" w:type="dxa"/>
          </w:tcPr>
          <w:p w14:paraId="6B7D7CF9" w14:textId="77777777" w:rsidR="00E90521" w:rsidRPr="009C7216" w:rsidRDefault="00E90521" w:rsidP="00C5076C">
            <w:pPr>
              <w:rPr>
                <w:rFonts w:ascii="Raleway" w:hAnsi="Raleway"/>
              </w:rPr>
            </w:pPr>
          </w:p>
        </w:tc>
        <w:tc>
          <w:tcPr>
            <w:tcW w:w="4113" w:type="dxa"/>
          </w:tcPr>
          <w:p w14:paraId="48305517" w14:textId="77777777" w:rsidR="00E90521" w:rsidRPr="009C7216" w:rsidRDefault="00E90521" w:rsidP="00C5076C">
            <w:pPr>
              <w:rPr>
                <w:rFonts w:ascii="Raleway" w:hAnsi="Raleway"/>
              </w:rPr>
            </w:pPr>
          </w:p>
        </w:tc>
        <w:tc>
          <w:tcPr>
            <w:tcW w:w="851" w:type="dxa"/>
            <w:tcMar>
              <w:left w:w="0" w:type="dxa"/>
              <w:right w:w="0" w:type="dxa"/>
            </w:tcMar>
          </w:tcPr>
          <w:p w14:paraId="013D3E48" w14:textId="77777777" w:rsidR="00E90521" w:rsidRPr="009C7216" w:rsidRDefault="00E90521" w:rsidP="00C5076C">
            <w:pPr>
              <w:jc w:val="center"/>
              <w:rPr>
                <w:rFonts w:ascii="Raleway" w:hAnsi="Raleway"/>
              </w:rPr>
            </w:pPr>
          </w:p>
        </w:tc>
        <w:tc>
          <w:tcPr>
            <w:tcW w:w="919" w:type="dxa"/>
            <w:tcMar>
              <w:left w:w="0" w:type="dxa"/>
              <w:right w:w="0" w:type="dxa"/>
            </w:tcMar>
          </w:tcPr>
          <w:p w14:paraId="258B0B5A" w14:textId="77777777" w:rsidR="00E90521" w:rsidRPr="009C7216" w:rsidRDefault="00E90521" w:rsidP="00C5076C">
            <w:pPr>
              <w:jc w:val="center"/>
              <w:rPr>
                <w:rFonts w:ascii="Raleway" w:hAnsi="Raleway"/>
              </w:rPr>
            </w:pPr>
          </w:p>
        </w:tc>
        <w:tc>
          <w:tcPr>
            <w:tcW w:w="2977" w:type="dxa"/>
          </w:tcPr>
          <w:p w14:paraId="623F4234" w14:textId="77777777" w:rsidR="00E90521" w:rsidRPr="009C7216" w:rsidRDefault="00E90521" w:rsidP="00C5076C">
            <w:pPr>
              <w:rPr>
                <w:rFonts w:ascii="Raleway" w:hAnsi="Raleway"/>
              </w:rPr>
            </w:pPr>
          </w:p>
        </w:tc>
        <w:tc>
          <w:tcPr>
            <w:tcW w:w="992" w:type="dxa"/>
            <w:tcMar>
              <w:left w:w="0" w:type="dxa"/>
              <w:right w:w="0" w:type="dxa"/>
            </w:tcMar>
          </w:tcPr>
          <w:p w14:paraId="2FDBA74F" w14:textId="77777777" w:rsidR="00E90521" w:rsidRPr="009C7216" w:rsidRDefault="00E90521" w:rsidP="00C5076C">
            <w:pPr>
              <w:jc w:val="center"/>
              <w:rPr>
                <w:rFonts w:ascii="Raleway" w:hAnsi="Raleway"/>
              </w:rPr>
            </w:pPr>
          </w:p>
        </w:tc>
        <w:tc>
          <w:tcPr>
            <w:tcW w:w="1417" w:type="dxa"/>
            <w:tcMar>
              <w:left w:w="0" w:type="dxa"/>
              <w:right w:w="0" w:type="dxa"/>
            </w:tcMar>
          </w:tcPr>
          <w:p w14:paraId="18AE5EC3" w14:textId="77777777" w:rsidR="00E90521" w:rsidRPr="009C7216" w:rsidRDefault="00E90521" w:rsidP="00C5076C">
            <w:pPr>
              <w:jc w:val="center"/>
              <w:rPr>
                <w:rFonts w:ascii="Raleway" w:hAnsi="Raleway"/>
              </w:rPr>
            </w:pPr>
          </w:p>
        </w:tc>
        <w:tc>
          <w:tcPr>
            <w:tcW w:w="1815" w:type="dxa"/>
            <w:tcMar>
              <w:left w:w="0" w:type="dxa"/>
              <w:right w:w="0" w:type="dxa"/>
            </w:tcMar>
          </w:tcPr>
          <w:p w14:paraId="7476293E" w14:textId="77777777" w:rsidR="00E90521" w:rsidRPr="009C7216" w:rsidRDefault="00E90521" w:rsidP="00C5076C">
            <w:pPr>
              <w:jc w:val="center"/>
              <w:rPr>
                <w:rFonts w:ascii="Raleway" w:hAnsi="Raleway"/>
              </w:rPr>
            </w:pPr>
          </w:p>
        </w:tc>
      </w:tr>
      <w:tr w:rsidR="005C6DB0" w:rsidRPr="00F72224" w14:paraId="0E52E5CB" w14:textId="77777777" w:rsidTr="009C7216">
        <w:tc>
          <w:tcPr>
            <w:tcW w:w="1699" w:type="dxa"/>
            <w:tcBorders>
              <w:top w:val="single" w:sz="4" w:space="0" w:color="auto"/>
              <w:left w:val="single" w:sz="4" w:space="0" w:color="auto"/>
              <w:bottom w:val="single" w:sz="4" w:space="0" w:color="auto"/>
              <w:right w:val="single" w:sz="4" w:space="0" w:color="auto"/>
            </w:tcBorders>
          </w:tcPr>
          <w:p w14:paraId="790F1FD0" w14:textId="77777777" w:rsidR="005C6DB0" w:rsidRPr="009C7216" w:rsidRDefault="005C6DB0" w:rsidP="00C5076C">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544466D2" w14:textId="77777777" w:rsidR="005C6DB0" w:rsidRPr="009C7216" w:rsidRDefault="005C6DB0" w:rsidP="00C5076C">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5F2974A8" w14:textId="77777777" w:rsidR="005C6DB0" w:rsidRPr="009C7216" w:rsidRDefault="005C6DB0" w:rsidP="00C5076C">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546D4039" w14:textId="77777777" w:rsidR="005C6DB0" w:rsidRPr="009C7216" w:rsidRDefault="005C6DB0" w:rsidP="00C5076C">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7E45B9D2" w14:textId="77777777" w:rsidR="005C6DB0" w:rsidRPr="009C7216" w:rsidRDefault="005C6DB0" w:rsidP="00C5076C">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53F6BBCD" w14:textId="77777777" w:rsidR="005C6DB0" w:rsidRPr="009C7216" w:rsidRDefault="005C6DB0" w:rsidP="00C5076C">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3B8F93BF" w14:textId="77777777" w:rsidR="005C6DB0" w:rsidRPr="009C7216" w:rsidRDefault="005C6DB0" w:rsidP="00C5076C">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0E23CBEC" w14:textId="77777777" w:rsidR="005C6DB0" w:rsidRPr="009C7216" w:rsidRDefault="005C6DB0" w:rsidP="00C5076C">
            <w:pPr>
              <w:jc w:val="center"/>
              <w:rPr>
                <w:rFonts w:ascii="Raleway" w:hAnsi="Raleway"/>
              </w:rPr>
            </w:pPr>
          </w:p>
        </w:tc>
      </w:tr>
      <w:tr w:rsidR="005C6DB0" w:rsidRPr="00F72224" w14:paraId="504617F6" w14:textId="77777777" w:rsidTr="009C7216">
        <w:tc>
          <w:tcPr>
            <w:tcW w:w="1699" w:type="dxa"/>
            <w:tcBorders>
              <w:top w:val="single" w:sz="4" w:space="0" w:color="auto"/>
              <w:left w:val="single" w:sz="4" w:space="0" w:color="auto"/>
              <w:bottom w:val="single" w:sz="4" w:space="0" w:color="auto"/>
              <w:right w:val="single" w:sz="4" w:space="0" w:color="auto"/>
            </w:tcBorders>
          </w:tcPr>
          <w:p w14:paraId="1D46540C" w14:textId="77777777" w:rsidR="005C6DB0" w:rsidRPr="009C7216" w:rsidRDefault="005C6DB0" w:rsidP="00C5076C">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2E1305C9" w14:textId="77777777" w:rsidR="005C6DB0" w:rsidRPr="009C7216" w:rsidRDefault="005C6DB0" w:rsidP="00C5076C">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2AD1B70E" w14:textId="77777777" w:rsidR="005C6DB0" w:rsidRPr="009C7216" w:rsidRDefault="005C6DB0" w:rsidP="00C5076C">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4A684F0E" w14:textId="77777777" w:rsidR="005C6DB0" w:rsidRPr="009C7216" w:rsidRDefault="005C6DB0" w:rsidP="00C5076C">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1EADA40E" w14:textId="77777777" w:rsidR="005C6DB0" w:rsidRPr="009C7216" w:rsidRDefault="005C6DB0" w:rsidP="00C5076C">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067B6A02" w14:textId="77777777" w:rsidR="005C6DB0" w:rsidRPr="009C7216" w:rsidRDefault="005C6DB0" w:rsidP="00C5076C">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479E75B0" w14:textId="77777777" w:rsidR="005C6DB0" w:rsidRPr="009C7216" w:rsidRDefault="005C6DB0" w:rsidP="00C5076C">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2515CC29" w14:textId="77777777" w:rsidR="005C6DB0" w:rsidRPr="009C7216" w:rsidRDefault="005C6DB0" w:rsidP="00C5076C">
            <w:pPr>
              <w:jc w:val="center"/>
              <w:rPr>
                <w:rFonts w:ascii="Raleway" w:hAnsi="Raleway"/>
              </w:rPr>
            </w:pPr>
          </w:p>
        </w:tc>
      </w:tr>
      <w:tr w:rsidR="005C6DB0" w:rsidRPr="00F72224" w14:paraId="608874E1" w14:textId="77777777" w:rsidTr="009C7216">
        <w:tc>
          <w:tcPr>
            <w:tcW w:w="1699" w:type="dxa"/>
            <w:tcBorders>
              <w:top w:val="single" w:sz="4" w:space="0" w:color="auto"/>
              <w:left w:val="single" w:sz="4" w:space="0" w:color="auto"/>
              <w:bottom w:val="single" w:sz="4" w:space="0" w:color="auto"/>
              <w:right w:val="single" w:sz="4" w:space="0" w:color="auto"/>
            </w:tcBorders>
          </w:tcPr>
          <w:p w14:paraId="2C1214C1" w14:textId="77777777" w:rsidR="005C6DB0" w:rsidRPr="009C7216" w:rsidRDefault="005C6DB0" w:rsidP="00C5076C">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4CB30887" w14:textId="77777777" w:rsidR="005C6DB0" w:rsidRPr="009C7216" w:rsidRDefault="005C6DB0" w:rsidP="00C5076C">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0B5B09C6" w14:textId="77777777" w:rsidR="005C6DB0" w:rsidRPr="009C7216" w:rsidRDefault="005C6DB0" w:rsidP="00C5076C">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3E92A588" w14:textId="77777777" w:rsidR="005C6DB0" w:rsidRPr="009C7216" w:rsidRDefault="005C6DB0" w:rsidP="00C5076C">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1AE51984" w14:textId="77777777" w:rsidR="005C6DB0" w:rsidRPr="009C7216" w:rsidRDefault="005C6DB0" w:rsidP="00C5076C">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62109EE3" w14:textId="77777777" w:rsidR="005C6DB0" w:rsidRPr="009C7216" w:rsidRDefault="005C6DB0" w:rsidP="00C5076C">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32AC64AD" w14:textId="77777777" w:rsidR="005C6DB0" w:rsidRPr="009C7216" w:rsidRDefault="005C6DB0" w:rsidP="00C5076C">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1A9EFE24" w14:textId="77777777" w:rsidR="005C6DB0" w:rsidRPr="009C7216" w:rsidRDefault="005C6DB0" w:rsidP="00C5076C">
            <w:pPr>
              <w:jc w:val="center"/>
              <w:rPr>
                <w:rFonts w:ascii="Raleway" w:hAnsi="Raleway"/>
              </w:rPr>
            </w:pPr>
          </w:p>
        </w:tc>
      </w:tr>
      <w:tr w:rsidR="005C6DB0" w:rsidRPr="00F72224" w14:paraId="62C9D8BE" w14:textId="77777777" w:rsidTr="009C7216">
        <w:tc>
          <w:tcPr>
            <w:tcW w:w="1699" w:type="dxa"/>
            <w:tcBorders>
              <w:top w:val="single" w:sz="4" w:space="0" w:color="auto"/>
              <w:left w:val="single" w:sz="4" w:space="0" w:color="auto"/>
              <w:bottom w:val="single" w:sz="4" w:space="0" w:color="auto"/>
              <w:right w:val="single" w:sz="4" w:space="0" w:color="auto"/>
            </w:tcBorders>
          </w:tcPr>
          <w:p w14:paraId="6DF8D8B7" w14:textId="77777777" w:rsidR="005C6DB0" w:rsidRPr="009C7216" w:rsidRDefault="005C6DB0" w:rsidP="00C5076C">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7E9EE3C8" w14:textId="77777777" w:rsidR="005C6DB0" w:rsidRPr="009C7216" w:rsidRDefault="005C6DB0" w:rsidP="00C5076C">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309560E0" w14:textId="77777777" w:rsidR="005C6DB0" w:rsidRPr="009C7216" w:rsidRDefault="005C6DB0" w:rsidP="00C5076C">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6DB23688" w14:textId="77777777" w:rsidR="005C6DB0" w:rsidRPr="009C7216" w:rsidRDefault="005C6DB0" w:rsidP="00C5076C">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68E2F258" w14:textId="77777777" w:rsidR="005C6DB0" w:rsidRPr="009C7216" w:rsidRDefault="005C6DB0" w:rsidP="00C5076C">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65780C3C" w14:textId="77777777" w:rsidR="005C6DB0" w:rsidRPr="009C7216" w:rsidRDefault="005C6DB0" w:rsidP="00C5076C">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497A33B6" w14:textId="77777777" w:rsidR="005C6DB0" w:rsidRPr="009C7216" w:rsidRDefault="005C6DB0" w:rsidP="00C5076C">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701EA5C1" w14:textId="77777777" w:rsidR="005C6DB0" w:rsidRPr="009C7216" w:rsidRDefault="005C6DB0" w:rsidP="00C5076C">
            <w:pPr>
              <w:jc w:val="center"/>
              <w:rPr>
                <w:rFonts w:ascii="Raleway" w:hAnsi="Raleway"/>
              </w:rPr>
            </w:pPr>
          </w:p>
        </w:tc>
      </w:tr>
      <w:tr w:rsidR="005C6DB0" w:rsidRPr="00F72224" w14:paraId="42F2C43A" w14:textId="77777777" w:rsidTr="009C7216">
        <w:tc>
          <w:tcPr>
            <w:tcW w:w="1699" w:type="dxa"/>
            <w:tcBorders>
              <w:top w:val="single" w:sz="4" w:space="0" w:color="auto"/>
              <w:left w:val="single" w:sz="4" w:space="0" w:color="auto"/>
              <w:bottom w:val="single" w:sz="4" w:space="0" w:color="auto"/>
              <w:right w:val="single" w:sz="4" w:space="0" w:color="auto"/>
            </w:tcBorders>
          </w:tcPr>
          <w:p w14:paraId="748CE5FC" w14:textId="77777777" w:rsidR="005C6DB0" w:rsidRPr="009C7216" w:rsidRDefault="005C6DB0" w:rsidP="00C5076C">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5C5FE324" w14:textId="77777777" w:rsidR="005C6DB0" w:rsidRPr="009C7216" w:rsidRDefault="005C6DB0" w:rsidP="00C5076C">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6599B9D0" w14:textId="77777777" w:rsidR="005C6DB0" w:rsidRPr="009C7216" w:rsidRDefault="005C6DB0" w:rsidP="00C5076C">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557A4351" w14:textId="77777777" w:rsidR="005C6DB0" w:rsidRPr="009C7216" w:rsidRDefault="005C6DB0" w:rsidP="00C5076C">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4E7563B3" w14:textId="77777777" w:rsidR="005C6DB0" w:rsidRPr="009C7216" w:rsidRDefault="005C6DB0" w:rsidP="00C5076C">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087EABBD" w14:textId="77777777" w:rsidR="005C6DB0" w:rsidRPr="009C7216" w:rsidRDefault="005C6DB0" w:rsidP="00C5076C">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7E8F1FBD" w14:textId="77777777" w:rsidR="005C6DB0" w:rsidRPr="009C7216" w:rsidRDefault="005C6DB0" w:rsidP="00C5076C">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53C18AB2" w14:textId="77777777" w:rsidR="005C6DB0" w:rsidRPr="009C7216" w:rsidRDefault="005C6DB0" w:rsidP="00C5076C">
            <w:pPr>
              <w:jc w:val="center"/>
              <w:rPr>
                <w:rFonts w:ascii="Raleway" w:hAnsi="Raleway"/>
              </w:rPr>
            </w:pPr>
          </w:p>
        </w:tc>
      </w:tr>
      <w:tr w:rsidR="005C6DB0" w:rsidRPr="00F72224" w14:paraId="18B47BB9" w14:textId="77777777" w:rsidTr="009C7216">
        <w:tc>
          <w:tcPr>
            <w:tcW w:w="1699" w:type="dxa"/>
            <w:tcBorders>
              <w:top w:val="single" w:sz="4" w:space="0" w:color="auto"/>
              <w:left w:val="single" w:sz="4" w:space="0" w:color="auto"/>
              <w:bottom w:val="single" w:sz="4" w:space="0" w:color="auto"/>
              <w:right w:val="single" w:sz="4" w:space="0" w:color="auto"/>
            </w:tcBorders>
          </w:tcPr>
          <w:p w14:paraId="765EBEAE" w14:textId="77777777" w:rsidR="005C6DB0" w:rsidRPr="009C7216" w:rsidRDefault="005C6DB0" w:rsidP="00C5076C">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2BC622B5" w14:textId="77777777" w:rsidR="005C6DB0" w:rsidRPr="009C7216" w:rsidRDefault="005C6DB0" w:rsidP="00C5076C">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6B2E3937" w14:textId="77777777" w:rsidR="005C6DB0" w:rsidRPr="009C7216" w:rsidRDefault="005C6DB0" w:rsidP="00C5076C">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6755ED69" w14:textId="77777777" w:rsidR="005C6DB0" w:rsidRPr="009C7216" w:rsidRDefault="005C6DB0" w:rsidP="00C5076C">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6681CDB4" w14:textId="77777777" w:rsidR="005C6DB0" w:rsidRPr="009C7216" w:rsidRDefault="005C6DB0" w:rsidP="00C5076C">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1CBD5633" w14:textId="77777777" w:rsidR="005C6DB0" w:rsidRPr="009C7216" w:rsidRDefault="005C6DB0" w:rsidP="00C5076C">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26A093E8" w14:textId="77777777" w:rsidR="005C6DB0" w:rsidRPr="009C7216" w:rsidRDefault="005C6DB0" w:rsidP="00C5076C">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7956F9A7" w14:textId="77777777" w:rsidR="005C6DB0" w:rsidRPr="009C7216" w:rsidRDefault="005C6DB0" w:rsidP="00C5076C">
            <w:pPr>
              <w:jc w:val="center"/>
              <w:rPr>
                <w:rFonts w:ascii="Raleway" w:hAnsi="Raleway"/>
              </w:rPr>
            </w:pPr>
          </w:p>
        </w:tc>
      </w:tr>
    </w:tbl>
    <w:p w14:paraId="01A84E05" w14:textId="77777777" w:rsidR="00E90521" w:rsidRPr="00F72224" w:rsidRDefault="00E90521" w:rsidP="00E90521">
      <w:pPr>
        <w:rPr>
          <w:rFonts w:ascii="Raleway" w:hAnsi="Raleway"/>
        </w:rPr>
      </w:pPr>
    </w:p>
    <w:p w14:paraId="5009222C" w14:textId="77777777" w:rsidR="00E60FAD" w:rsidRPr="00F72224" w:rsidRDefault="00E60FAD" w:rsidP="005C6DB0">
      <w:pPr>
        <w:pStyle w:val="Default"/>
        <w:rPr>
          <w:rFonts w:ascii="Raleway" w:hAnsi="Raleway" w:cstheme="minorHAnsi"/>
          <w:iCs/>
          <w:color w:val="auto"/>
        </w:rPr>
        <w:sectPr w:rsidR="00E60FAD" w:rsidRPr="00F72224" w:rsidSect="00CA1F4C">
          <w:headerReference w:type="default" r:id="rId21"/>
          <w:footerReference w:type="default" r:id="rId22"/>
          <w:pgSz w:w="16838" w:h="11906" w:orient="landscape"/>
          <w:pgMar w:top="1417" w:right="1417" w:bottom="1417" w:left="1417" w:header="708" w:footer="708" w:gutter="0"/>
          <w:cols w:space="708"/>
          <w:docGrid w:linePitch="360"/>
        </w:sectPr>
      </w:pPr>
    </w:p>
    <w:p w14:paraId="69DE9089" w14:textId="30BCB588" w:rsidR="005B2E47" w:rsidRPr="00F72224" w:rsidRDefault="005B2E47" w:rsidP="00B52DFF">
      <w:pPr>
        <w:rPr>
          <w:rFonts w:ascii="Raleway" w:hAnsi="Raleway" w:cstheme="minorHAnsi"/>
          <w:iCs/>
          <w:color w:val="BFBFBF" w:themeColor="background1" w:themeShade="BF"/>
        </w:rPr>
      </w:pPr>
    </w:p>
    <w:p w14:paraId="34DA4F54" w14:textId="5915CCCC" w:rsidR="000E79FE" w:rsidRPr="00F72224" w:rsidRDefault="000E79FE" w:rsidP="00B52DFF">
      <w:pPr>
        <w:rPr>
          <w:rFonts w:ascii="Raleway" w:hAnsi="Raleway" w:cstheme="minorHAnsi"/>
          <w:b/>
          <w:bCs/>
          <w:iCs/>
          <w:sz w:val="24"/>
          <w:szCs w:val="24"/>
        </w:rPr>
      </w:pPr>
      <w:r w:rsidRPr="00F72224">
        <w:rPr>
          <w:rFonts w:ascii="Raleway" w:eastAsia="Times New Roman" w:hAnsi="Raleway" w:cstheme="minorHAnsi"/>
          <w:b/>
          <w:bCs/>
          <w:iCs/>
          <w:noProof/>
          <w:sz w:val="28"/>
          <w:szCs w:val="28"/>
          <w:lang w:eastAsia="nl-NL"/>
        </w:rPr>
        <w:drawing>
          <wp:anchor distT="0" distB="0" distL="114300" distR="114300" simplePos="0" relativeHeight="251653632" behindDoc="1" locked="0" layoutInCell="1" allowOverlap="1" wp14:anchorId="0C189029" wp14:editId="56EBAD2B">
            <wp:simplePos x="0" y="0"/>
            <wp:positionH relativeFrom="column">
              <wp:posOffset>-1534160</wp:posOffset>
            </wp:positionH>
            <wp:positionV relativeFrom="paragraph">
              <wp:posOffset>300064</wp:posOffset>
            </wp:positionV>
            <wp:extent cx="8565502" cy="6426958"/>
            <wp:effectExtent l="0" t="0" r="0" b="0"/>
            <wp:wrapNone/>
            <wp:docPr id="28" name="Picture 28"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vector graphic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565502" cy="6426958"/>
                    </a:xfrm>
                    <a:prstGeom prst="rect">
                      <a:avLst/>
                    </a:prstGeom>
                  </pic:spPr>
                </pic:pic>
              </a:graphicData>
            </a:graphic>
            <wp14:sizeRelH relativeFrom="page">
              <wp14:pctWidth>0</wp14:pctWidth>
            </wp14:sizeRelH>
            <wp14:sizeRelV relativeFrom="page">
              <wp14:pctHeight>0</wp14:pctHeight>
            </wp14:sizeRelV>
          </wp:anchor>
        </w:drawing>
      </w:r>
    </w:p>
    <w:p w14:paraId="56DB69EB" w14:textId="79C66804" w:rsidR="000E79FE" w:rsidRPr="00F72224" w:rsidRDefault="000E79FE" w:rsidP="00B52DFF">
      <w:pPr>
        <w:rPr>
          <w:rFonts w:ascii="Raleway" w:eastAsia="Times New Roman" w:hAnsi="Raleway" w:cstheme="minorHAnsi"/>
          <w:b/>
          <w:bCs/>
          <w:iCs/>
          <w:sz w:val="28"/>
          <w:szCs w:val="28"/>
          <w:lang w:eastAsia="nl-NL"/>
        </w:rPr>
      </w:pPr>
    </w:p>
    <w:p w14:paraId="4B91640E" w14:textId="70B6DCF0" w:rsidR="000E79FE" w:rsidRPr="00F72224" w:rsidRDefault="000E79FE" w:rsidP="000E79FE">
      <w:pPr>
        <w:rPr>
          <w:rFonts w:ascii="Raleway" w:eastAsia="Times New Roman" w:hAnsi="Raleway" w:cstheme="minorHAnsi"/>
          <w:sz w:val="28"/>
          <w:szCs w:val="28"/>
          <w:lang w:eastAsia="nl-NL"/>
        </w:rPr>
      </w:pPr>
    </w:p>
    <w:p w14:paraId="3246D1C8" w14:textId="61EAC364" w:rsidR="000E79FE" w:rsidRPr="00F72224" w:rsidRDefault="000E79FE" w:rsidP="000E79FE">
      <w:pPr>
        <w:rPr>
          <w:rFonts w:ascii="Raleway" w:eastAsia="Times New Roman" w:hAnsi="Raleway" w:cstheme="minorHAnsi"/>
          <w:sz w:val="28"/>
          <w:szCs w:val="28"/>
          <w:lang w:eastAsia="nl-NL"/>
        </w:rPr>
      </w:pPr>
    </w:p>
    <w:p w14:paraId="0656B616" w14:textId="47942CE7" w:rsidR="000E79FE" w:rsidRPr="00F72224" w:rsidRDefault="000E79FE" w:rsidP="000E79FE">
      <w:pPr>
        <w:rPr>
          <w:rFonts w:ascii="Raleway" w:eastAsia="Times New Roman" w:hAnsi="Raleway" w:cstheme="minorHAnsi"/>
          <w:sz w:val="28"/>
          <w:szCs w:val="28"/>
          <w:lang w:eastAsia="nl-NL"/>
        </w:rPr>
      </w:pPr>
    </w:p>
    <w:p w14:paraId="1A8B7BA1" w14:textId="74127D91" w:rsidR="000E79FE" w:rsidRPr="00F72224" w:rsidRDefault="000E79FE" w:rsidP="000E79FE">
      <w:pPr>
        <w:rPr>
          <w:rFonts w:ascii="Raleway" w:eastAsia="Times New Roman" w:hAnsi="Raleway" w:cstheme="minorHAnsi"/>
          <w:sz w:val="28"/>
          <w:szCs w:val="28"/>
          <w:lang w:eastAsia="nl-NL"/>
        </w:rPr>
      </w:pPr>
    </w:p>
    <w:p w14:paraId="046818B8" w14:textId="2888F3D5" w:rsidR="000E79FE" w:rsidRPr="00F72224" w:rsidRDefault="000E79FE" w:rsidP="000E79FE">
      <w:pPr>
        <w:rPr>
          <w:rFonts w:ascii="Raleway" w:eastAsia="Times New Roman" w:hAnsi="Raleway" w:cstheme="minorHAnsi"/>
          <w:sz w:val="28"/>
          <w:szCs w:val="28"/>
          <w:lang w:eastAsia="nl-NL"/>
        </w:rPr>
      </w:pPr>
    </w:p>
    <w:p w14:paraId="28FEF391" w14:textId="57D2DC90" w:rsidR="000E79FE" w:rsidRPr="00F72224" w:rsidRDefault="000E79FE" w:rsidP="000E79FE">
      <w:pPr>
        <w:rPr>
          <w:rFonts w:ascii="Raleway" w:eastAsia="Times New Roman" w:hAnsi="Raleway" w:cstheme="minorHAnsi"/>
          <w:sz w:val="28"/>
          <w:szCs w:val="28"/>
          <w:lang w:eastAsia="nl-NL"/>
        </w:rPr>
      </w:pPr>
    </w:p>
    <w:p w14:paraId="4F6466D0" w14:textId="59C925FC" w:rsidR="000E79FE" w:rsidRPr="00F72224" w:rsidRDefault="000E79FE" w:rsidP="000E79FE">
      <w:pPr>
        <w:rPr>
          <w:rFonts w:ascii="Raleway" w:eastAsia="Times New Roman" w:hAnsi="Raleway" w:cstheme="minorHAnsi"/>
          <w:sz w:val="28"/>
          <w:szCs w:val="28"/>
          <w:lang w:eastAsia="nl-NL"/>
        </w:rPr>
      </w:pPr>
    </w:p>
    <w:p w14:paraId="14C30805" w14:textId="191768A2" w:rsidR="000E79FE" w:rsidRPr="00F72224" w:rsidRDefault="000E79FE" w:rsidP="000E79FE">
      <w:pPr>
        <w:rPr>
          <w:rFonts w:ascii="Raleway" w:eastAsia="Times New Roman" w:hAnsi="Raleway" w:cstheme="minorHAnsi"/>
          <w:sz w:val="28"/>
          <w:szCs w:val="28"/>
          <w:lang w:eastAsia="nl-NL"/>
        </w:rPr>
      </w:pPr>
    </w:p>
    <w:p w14:paraId="3215C6E6" w14:textId="087C3A4D" w:rsidR="000E79FE" w:rsidRPr="00F72224" w:rsidRDefault="000E79FE" w:rsidP="000E79FE">
      <w:pPr>
        <w:rPr>
          <w:rFonts w:ascii="Raleway" w:eastAsia="Times New Roman" w:hAnsi="Raleway" w:cstheme="minorHAnsi"/>
          <w:sz w:val="28"/>
          <w:szCs w:val="28"/>
          <w:lang w:eastAsia="nl-NL"/>
        </w:rPr>
      </w:pPr>
    </w:p>
    <w:p w14:paraId="20D56029" w14:textId="34D6C39C" w:rsidR="000E79FE" w:rsidRPr="00F72224" w:rsidRDefault="000E79FE" w:rsidP="000E79FE">
      <w:pPr>
        <w:rPr>
          <w:rFonts w:ascii="Raleway" w:eastAsia="Times New Roman" w:hAnsi="Raleway" w:cstheme="minorHAnsi"/>
          <w:sz w:val="28"/>
          <w:szCs w:val="28"/>
          <w:lang w:eastAsia="nl-NL"/>
        </w:rPr>
      </w:pPr>
    </w:p>
    <w:p w14:paraId="2E1B12C9" w14:textId="5FAC7E10" w:rsidR="000E79FE" w:rsidRPr="00F72224" w:rsidRDefault="000E79FE" w:rsidP="000E79FE">
      <w:pPr>
        <w:rPr>
          <w:rFonts w:ascii="Raleway" w:eastAsia="Times New Roman" w:hAnsi="Raleway" w:cstheme="minorHAnsi"/>
          <w:sz w:val="28"/>
          <w:szCs w:val="28"/>
          <w:lang w:eastAsia="nl-NL"/>
        </w:rPr>
      </w:pPr>
    </w:p>
    <w:p w14:paraId="776D0BDE" w14:textId="2D6D3E9B" w:rsidR="000E79FE" w:rsidRPr="00F72224" w:rsidRDefault="000E79FE" w:rsidP="000E79FE">
      <w:pPr>
        <w:rPr>
          <w:rFonts w:ascii="Raleway" w:eastAsia="Times New Roman" w:hAnsi="Raleway" w:cstheme="minorHAnsi"/>
          <w:sz w:val="28"/>
          <w:szCs w:val="28"/>
          <w:lang w:eastAsia="nl-NL"/>
        </w:rPr>
      </w:pPr>
    </w:p>
    <w:p w14:paraId="53079CFE" w14:textId="661EB08F" w:rsidR="000E79FE" w:rsidRPr="00F72224" w:rsidRDefault="000E79FE" w:rsidP="000E79FE">
      <w:pPr>
        <w:rPr>
          <w:rFonts w:ascii="Raleway" w:eastAsia="Times New Roman" w:hAnsi="Raleway" w:cstheme="minorHAnsi"/>
          <w:sz w:val="28"/>
          <w:szCs w:val="28"/>
          <w:lang w:eastAsia="nl-NL"/>
        </w:rPr>
      </w:pPr>
    </w:p>
    <w:p w14:paraId="42685A8E" w14:textId="3866D60C" w:rsidR="000E79FE" w:rsidRPr="00F72224" w:rsidRDefault="000E79FE" w:rsidP="000E79FE">
      <w:pPr>
        <w:rPr>
          <w:rFonts w:ascii="Raleway" w:eastAsia="Times New Roman" w:hAnsi="Raleway" w:cstheme="minorHAnsi"/>
          <w:sz w:val="28"/>
          <w:szCs w:val="28"/>
          <w:lang w:eastAsia="nl-NL"/>
        </w:rPr>
      </w:pPr>
    </w:p>
    <w:p w14:paraId="5C2E69BE" w14:textId="7B9B80A0" w:rsidR="000E79FE" w:rsidRPr="00F72224" w:rsidRDefault="000E79FE" w:rsidP="000E79FE">
      <w:pPr>
        <w:rPr>
          <w:rFonts w:ascii="Raleway" w:eastAsia="Times New Roman" w:hAnsi="Raleway" w:cstheme="minorHAnsi"/>
          <w:sz w:val="28"/>
          <w:szCs w:val="28"/>
          <w:lang w:eastAsia="nl-NL"/>
        </w:rPr>
      </w:pPr>
    </w:p>
    <w:p w14:paraId="17A27BD4" w14:textId="4F7537AD" w:rsidR="000E79FE" w:rsidRPr="00F72224" w:rsidRDefault="000E79FE" w:rsidP="000E79FE">
      <w:pPr>
        <w:rPr>
          <w:rFonts w:ascii="Raleway" w:eastAsia="Times New Roman" w:hAnsi="Raleway" w:cstheme="minorHAnsi"/>
          <w:sz w:val="28"/>
          <w:szCs w:val="28"/>
          <w:lang w:eastAsia="nl-NL"/>
        </w:rPr>
      </w:pPr>
    </w:p>
    <w:p w14:paraId="5EE5C282" w14:textId="2F63ED30" w:rsidR="000E79FE" w:rsidRPr="00F72224" w:rsidRDefault="000E79FE" w:rsidP="000E79FE">
      <w:pPr>
        <w:rPr>
          <w:rFonts w:ascii="Raleway" w:eastAsia="Times New Roman" w:hAnsi="Raleway" w:cstheme="minorHAnsi"/>
          <w:sz w:val="28"/>
          <w:szCs w:val="28"/>
          <w:lang w:eastAsia="nl-NL"/>
        </w:rPr>
      </w:pPr>
    </w:p>
    <w:p w14:paraId="278F1CDC" w14:textId="3852F645" w:rsidR="000E79FE" w:rsidRPr="00F72224" w:rsidRDefault="000E79FE" w:rsidP="000E79FE">
      <w:pPr>
        <w:rPr>
          <w:rFonts w:ascii="Raleway" w:eastAsia="Times New Roman" w:hAnsi="Raleway" w:cstheme="minorHAnsi"/>
          <w:sz w:val="28"/>
          <w:szCs w:val="28"/>
          <w:lang w:eastAsia="nl-NL"/>
        </w:rPr>
      </w:pPr>
    </w:p>
    <w:p w14:paraId="61BE8071" w14:textId="645264E9" w:rsidR="000E79FE" w:rsidRPr="00F72224" w:rsidRDefault="000E79FE" w:rsidP="000E79FE">
      <w:pPr>
        <w:rPr>
          <w:rFonts w:ascii="Raleway" w:eastAsia="Times New Roman" w:hAnsi="Raleway" w:cstheme="minorHAnsi"/>
          <w:b/>
          <w:bCs/>
          <w:iCs/>
          <w:sz w:val="28"/>
          <w:szCs w:val="28"/>
          <w:lang w:eastAsia="nl-NL"/>
        </w:rPr>
      </w:pPr>
    </w:p>
    <w:p w14:paraId="75120A03" w14:textId="439A99A4" w:rsidR="00622DB8" w:rsidRDefault="00622DB8">
      <w:pPr>
        <w:rPr>
          <w:rFonts w:ascii="Raleway" w:hAnsi="Raleway" w:cstheme="minorHAnsi"/>
          <w:i/>
          <w:color w:val="808080" w:themeColor="background1" w:themeShade="80"/>
          <w:sz w:val="16"/>
          <w:szCs w:val="16"/>
        </w:rPr>
      </w:pPr>
      <w:r>
        <w:rPr>
          <w:rFonts w:ascii="Raleway" w:hAnsi="Raleway" w:cstheme="minorHAnsi"/>
          <w:i/>
          <w:color w:val="808080" w:themeColor="background1" w:themeShade="80"/>
          <w:sz w:val="16"/>
          <w:szCs w:val="16"/>
        </w:rPr>
        <w:br w:type="page"/>
      </w:r>
    </w:p>
    <w:p w14:paraId="0EB108F2" w14:textId="55AB3E5C" w:rsidR="000E79FE" w:rsidRDefault="00622DB8" w:rsidP="00622DB8">
      <w:pPr>
        <w:pStyle w:val="Kop1"/>
        <w:rPr>
          <w:rFonts w:ascii="Raleway" w:hAnsi="Raleway"/>
          <w:b/>
          <w:bCs/>
          <w:color w:val="EC644A"/>
          <w:sz w:val="52"/>
          <w:szCs w:val="52"/>
        </w:rPr>
      </w:pPr>
      <w:r>
        <w:rPr>
          <w:rFonts w:ascii="Raleway" w:hAnsi="Raleway"/>
          <w:b/>
          <w:bCs/>
          <w:color w:val="EC644A"/>
          <w:sz w:val="52"/>
          <w:szCs w:val="52"/>
        </w:rPr>
        <w:lastRenderedPageBreak/>
        <w:t>Bijlage Takenlijst</w:t>
      </w:r>
    </w:p>
    <w:p w14:paraId="74233D91" w14:textId="1FAB4D55" w:rsidR="00622DB8" w:rsidRDefault="0068286D" w:rsidP="00622DB8">
      <w:r w:rsidRPr="0068286D">
        <w:rPr>
          <w:noProof/>
        </w:rPr>
        <w:drawing>
          <wp:inline distT="0" distB="0" distL="0" distR="0" wp14:anchorId="09C26C95" wp14:editId="760C20CF">
            <wp:extent cx="5760720" cy="3065145"/>
            <wp:effectExtent l="0" t="0" r="0" b="0"/>
            <wp:docPr id="16278906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90692" name="Picture 1" descr="A screenshot of a computer screen&#10;&#10;Description automatically generated"/>
                    <pic:cNvPicPr/>
                  </pic:nvPicPr>
                  <pic:blipFill>
                    <a:blip r:embed="rId24"/>
                    <a:stretch>
                      <a:fillRect/>
                    </a:stretch>
                  </pic:blipFill>
                  <pic:spPr>
                    <a:xfrm>
                      <a:off x="0" y="0"/>
                      <a:ext cx="5760720" cy="3065145"/>
                    </a:xfrm>
                    <a:prstGeom prst="rect">
                      <a:avLst/>
                    </a:prstGeom>
                  </pic:spPr>
                </pic:pic>
              </a:graphicData>
            </a:graphic>
          </wp:inline>
        </w:drawing>
      </w:r>
    </w:p>
    <w:p w14:paraId="42489FC7" w14:textId="0C0DF85D" w:rsidR="00096ADA" w:rsidRDefault="00C8038F" w:rsidP="00622DB8">
      <w:r w:rsidRPr="00C8038F">
        <w:rPr>
          <w:noProof/>
        </w:rPr>
        <w:drawing>
          <wp:anchor distT="0" distB="0" distL="114300" distR="114300" simplePos="0" relativeHeight="251645440" behindDoc="0" locked="0" layoutInCell="1" allowOverlap="1" wp14:anchorId="0CFA3287" wp14:editId="4EA6BAC7">
            <wp:simplePos x="0" y="0"/>
            <wp:positionH relativeFrom="column">
              <wp:posOffset>-71120</wp:posOffset>
            </wp:positionH>
            <wp:positionV relativeFrom="paragraph">
              <wp:posOffset>2627630</wp:posOffset>
            </wp:positionV>
            <wp:extent cx="5760720" cy="829310"/>
            <wp:effectExtent l="0" t="0" r="0" b="0"/>
            <wp:wrapNone/>
            <wp:docPr id="8037783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78370" name="Picture 1" descr="A screen 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720" cy="829310"/>
                    </a:xfrm>
                    <a:prstGeom prst="rect">
                      <a:avLst/>
                    </a:prstGeom>
                  </pic:spPr>
                </pic:pic>
              </a:graphicData>
            </a:graphic>
          </wp:anchor>
        </w:drawing>
      </w:r>
      <w:r w:rsidR="00096ADA" w:rsidRPr="00096ADA">
        <w:rPr>
          <w:noProof/>
        </w:rPr>
        <w:drawing>
          <wp:inline distT="0" distB="0" distL="0" distR="0" wp14:anchorId="554568E5" wp14:editId="62D60A42">
            <wp:extent cx="5706271" cy="2524477"/>
            <wp:effectExtent l="0" t="0" r="8890" b="9525"/>
            <wp:docPr id="11142340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34013" name="Picture 1" descr="A screenshot of a computer screen&#10;&#10;Description automatically generated"/>
                    <pic:cNvPicPr/>
                  </pic:nvPicPr>
                  <pic:blipFill>
                    <a:blip r:embed="rId26"/>
                    <a:stretch>
                      <a:fillRect/>
                    </a:stretch>
                  </pic:blipFill>
                  <pic:spPr>
                    <a:xfrm>
                      <a:off x="0" y="0"/>
                      <a:ext cx="5706271" cy="2524477"/>
                    </a:xfrm>
                    <a:prstGeom prst="rect">
                      <a:avLst/>
                    </a:prstGeom>
                  </pic:spPr>
                </pic:pic>
              </a:graphicData>
            </a:graphic>
          </wp:inline>
        </w:drawing>
      </w:r>
      <w:r w:rsidR="00096ADA">
        <w:br/>
      </w:r>
      <w:r w:rsidR="00096ADA">
        <w:br/>
      </w:r>
      <w:r w:rsidR="00096ADA">
        <w:br/>
      </w:r>
      <w:r w:rsidR="00096ADA">
        <w:br/>
      </w:r>
    </w:p>
    <w:p w14:paraId="1DCFF392" w14:textId="5DBB5241" w:rsidR="00096ADA" w:rsidRDefault="00C8038F">
      <w:r w:rsidRPr="00096ADA">
        <w:rPr>
          <w:noProof/>
        </w:rPr>
        <w:drawing>
          <wp:anchor distT="0" distB="0" distL="114300" distR="114300" simplePos="0" relativeHeight="251644416" behindDoc="0" locked="0" layoutInCell="1" allowOverlap="1" wp14:anchorId="425DAF6A" wp14:editId="09A842A7">
            <wp:simplePos x="0" y="0"/>
            <wp:positionH relativeFrom="column">
              <wp:posOffset>-71120</wp:posOffset>
            </wp:positionH>
            <wp:positionV relativeFrom="paragraph">
              <wp:posOffset>13335</wp:posOffset>
            </wp:positionV>
            <wp:extent cx="5760720" cy="1335405"/>
            <wp:effectExtent l="0" t="0" r="0" b="0"/>
            <wp:wrapNone/>
            <wp:docPr id="10963825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82564" name="Picture 1"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720" cy="1335405"/>
                    </a:xfrm>
                    <a:prstGeom prst="rect">
                      <a:avLst/>
                    </a:prstGeom>
                  </pic:spPr>
                </pic:pic>
              </a:graphicData>
            </a:graphic>
            <wp14:sizeRelH relativeFrom="page">
              <wp14:pctWidth>0</wp14:pctWidth>
            </wp14:sizeRelH>
            <wp14:sizeRelV relativeFrom="page">
              <wp14:pctHeight>0</wp14:pctHeight>
            </wp14:sizeRelV>
          </wp:anchor>
        </w:drawing>
      </w:r>
      <w:r w:rsidR="00096ADA">
        <w:br w:type="page"/>
      </w:r>
    </w:p>
    <w:p w14:paraId="20304B6B" w14:textId="6DEC704B" w:rsidR="00096ADA" w:rsidRDefault="00096ADA" w:rsidP="00622DB8"/>
    <w:p w14:paraId="68798042" w14:textId="2E870821" w:rsidR="00096ADA" w:rsidRDefault="00C8038F" w:rsidP="00622DB8">
      <w:r w:rsidRPr="00C8038F">
        <w:rPr>
          <w:noProof/>
        </w:rPr>
        <w:drawing>
          <wp:anchor distT="0" distB="0" distL="114300" distR="114300" simplePos="0" relativeHeight="251643392" behindDoc="1" locked="0" layoutInCell="1" allowOverlap="1" wp14:anchorId="5BABBD93" wp14:editId="45F79A95">
            <wp:simplePos x="0" y="0"/>
            <wp:positionH relativeFrom="column">
              <wp:posOffset>157480</wp:posOffset>
            </wp:positionH>
            <wp:positionV relativeFrom="paragraph">
              <wp:posOffset>635</wp:posOffset>
            </wp:positionV>
            <wp:extent cx="5382376" cy="6363588"/>
            <wp:effectExtent l="0" t="0" r="0" b="0"/>
            <wp:wrapNone/>
            <wp:docPr id="1689367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67488"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82376" cy="6363588"/>
                    </a:xfrm>
                    <a:prstGeom prst="rect">
                      <a:avLst/>
                    </a:prstGeom>
                  </pic:spPr>
                </pic:pic>
              </a:graphicData>
            </a:graphic>
            <wp14:sizeRelH relativeFrom="page">
              <wp14:pctWidth>0</wp14:pctWidth>
            </wp14:sizeRelH>
            <wp14:sizeRelV relativeFrom="page">
              <wp14:pctHeight>0</wp14:pctHeight>
            </wp14:sizeRelV>
          </wp:anchor>
        </w:drawing>
      </w:r>
    </w:p>
    <w:p w14:paraId="6197A20B" w14:textId="4F1877DE" w:rsidR="00096ADA" w:rsidRDefault="00C8038F" w:rsidP="00622DB8">
      <w:r w:rsidRPr="00096ADA">
        <w:rPr>
          <w:noProof/>
        </w:rPr>
        <w:drawing>
          <wp:anchor distT="0" distB="0" distL="114300" distR="114300" simplePos="0" relativeHeight="251646464" behindDoc="0" locked="0" layoutInCell="1" allowOverlap="1" wp14:anchorId="6A1E03DC" wp14:editId="311ECF15">
            <wp:simplePos x="0" y="0"/>
            <wp:positionH relativeFrom="column">
              <wp:posOffset>167005</wp:posOffset>
            </wp:positionH>
            <wp:positionV relativeFrom="paragraph">
              <wp:posOffset>14605</wp:posOffset>
            </wp:positionV>
            <wp:extent cx="3048000" cy="1743075"/>
            <wp:effectExtent l="0" t="0" r="0" b="0"/>
            <wp:wrapNone/>
            <wp:docPr id="182637158" name="Picture 1"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7158" name="Picture 1" descr="A screenshot of a chatbo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48000" cy="1743075"/>
                    </a:xfrm>
                    <a:prstGeom prst="rect">
                      <a:avLst/>
                    </a:prstGeom>
                  </pic:spPr>
                </pic:pic>
              </a:graphicData>
            </a:graphic>
          </wp:anchor>
        </w:drawing>
      </w:r>
    </w:p>
    <w:p w14:paraId="578583E5" w14:textId="061308DD" w:rsidR="00096ADA" w:rsidRDefault="00096ADA" w:rsidP="00622DB8"/>
    <w:p w14:paraId="2D7D8C77" w14:textId="178241AE" w:rsidR="00FF5DD2" w:rsidRDefault="00FF5DD2" w:rsidP="00622DB8">
      <w:r>
        <w:br/>
      </w:r>
    </w:p>
    <w:p w14:paraId="7B1E79CA" w14:textId="77777777" w:rsidR="00FF5DD2" w:rsidRDefault="00FF5DD2">
      <w:r>
        <w:br w:type="page"/>
      </w:r>
    </w:p>
    <w:p w14:paraId="65C2DA9E" w14:textId="37EEBFE5" w:rsidR="00FF5DD2" w:rsidRDefault="00FF5DD2" w:rsidP="00FF5DD2">
      <w:pPr>
        <w:pStyle w:val="Kop1"/>
        <w:rPr>
          <w:rFonts w:ascii="Raleway" w:hAnsi="Raleway"/>
          <w:b/>
          <w:bCs/>
          <w:color w:val="EC644A"/>
          <w:sz w:val="52"/>
          <w:szCs w:val="52"/>
        </w:rPr>
      </w:pPr>
      <w:r>
        <w:rPr>
          <w:rFonts w:ascii="Raleway" w:hAnsi="Raleway"/>
          <w:b/>
          <w:bCs/>
          <w:color w:val="EC644A"/>
          <w:sz w:val="52"/>
          <w:szCs w:val="52"/>
        </w:rPr>
        <w:lastRenderedPageBreak/>
        <w:t>Bijlage NAVI</w:t>
      </w:r>
    </w:p>
    <w:p w14:paraId="2BAA67D4" w14:textId="6783D7E2" w:rsidR="00FF5DD2" w:rsidRDefault="00FF5DD2" w:rsidP="00FF5DD2">
      <w:r w:rsidRPr="00FF5DD2">
        <w:rPr>
          <w:noProof/>
        </w:rPr>
        <w:drawing>
          <wp:anchor distT="0" distB="0" distL="114300" distR="114300" simplePos="0" relativeHeight="251647488" behindDoc="0" locked="0" layoutInCell="1" allowOverlap="1" wp14:anchorId="360C6EA2" wp14:editId="000E6EAB">
            <wp:simplePos x="0" y="0"/>
            <wp:positionH relativeFrom="column">
              <wp:posOffset>423763</wp:posOffset>
            </wp:positionH>
            <wp:positionV relativeFrom="paragraph">
              <wp:posOffset>10795</wp:posOffset>
            </wp:positionV>
            <wp:extent cx="5336274" cy="3335171"/>
            <wp:effectExtent l="0" t="0" r="0" b="0"/>
            <wp:wrapNone/>
            <wp:docPr id="382631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31077"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36274" cy="3335171"/>
                    </a:xfrm>
                    <a:prstGeom prst="rect">
                      <a:avLst/>
                    </a:prstGeom>
                  </pic:spPr>
                </pic:pic>
              </a:graphicData>
            </a:graphic>
            <wp14:sizeRelH relativeFrom="margin">
              <wp14:pctWidth>0</wp14:pctWidth>
            </wp14:sizeRelH>
            <wp14:sizeRelV relativeFrom="margin">
              <wp14:pctHeight>0</wp14:pctHeight>
            </wp14:sizeRelV>
          </wp:anchor>
        </w:drawing>
      </w:r>
      <w:r>
        <w:br/>
      </w:r>
    </w:p>
    <w:p w14:paraId="69D1E4D3" w14:textId="38AB18F2" w:rsidR="00280624" w:rsidRPr="00FF5DD2" w:rsidRDefault="00280624" w:rsidP="00FF5DD2">
      <w:r>
        <w:br/>
      </w:r>
      <w:r>
        <w:br/>
      </w:r>
      <w:r>
        <w:br/>
      </w:r>
      <w:r>
        <w:br/>
      </w:r>
      <w:r>
        <w:br/>
      </w:r>
      <w:r>
        <w:br/>
      </w:r>
      <w:r>
        <w:br/>
      </w:r>
      <w:r>
        <w:br/>
      </w:r>
      <w:r>
        <w:br/>
      </w:r>
      <w:r>
        <w:br/>
      </w:r>
      <w:r>
        <w:br/>
      </w:r>
      <w:r>
        <w:br/>
      </w:r>
      <w:r>
        <w:br/>
      </w:r>
      <w:r>
        <w:br/>
      </w:r>
      <w:r>
        <w:br/>
      </w:r>
      <w:r>
        <w:br/>
      </w:r>
      <w:r>
        <w:br/>
      </w:r>
    </w:p>
    <w:p w14:paraId="1B1A9EF8" w14:textId="378DDC30" w:rsidR="00280624" w:rsidRDefault="00280624" w:rsidP="00FF5DD2">
      <w:pPr>
        <w:pStyle w:val="Kop2"/>
      </w:pPr>
      <w:r w:rsidRPr="00280624">
        <w:rPr>
          <w:noProof/>
        </w:rPr>
        <w:lastRenderedPageBreak/>
        <w:drawing>
          <wp:anchor distT="0" distB="0" distL="114300" distR="114300" simplePos="0" relativeHeight="251655680" behindDoc="0" locked="0" layoutInCell="1" allowOverlap="1" wp14:anchorId="2DD2BF3F" wp14:editId="7EFB0C29">
            <wp:simplePos x="0" y="0"/>
            <wp:positionH relativeFrom="column">
              <wp:posOffset>998543</wp:posOffset>
            </wp:positionH>
            <wp:positionV relativeFrom="paragraph">
              <wp:posOffset>5147119</wp:posOffset>
            </wp:positionV>
            <wp:extent cx="3734974" cy="2334359"/>
            <wp:effectExtent l="0" t="0" r="0" b="0"/>
            <wp:wrapNone/>
            <wp:docPr id="88056241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62415" name="Picture 1" descr="A screenshot of a cell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34974" cy="2334359"/>
                    </a:xfrm>
                    <a:prstGeom prst="rect">
                      <a:avLst/>
                    </a:prstGeom>
                  </pic:spPr>
                </pic:pic>
              </a:graphicData>
            </a:graphic>
            <wp14:sizeRelH relativeFrom="margin">
              <wp14:pctWidth>0</wp14:pctWidth>
            </wp14:sizeRelH>
            <wp14:sizeRelV relativeFrom="margin">
              <wp14:pctHeight>0</wp14:pctHeight>
            </wp14:sizeRelV>
          </wp:anchor>
        </w:drawing>
      </w:r>
      <w:r w:rsidRPr="00FF5DD2">
        <w:rPr>
          <w:noProof/>
        </w:rPr>
        <w:drawing>
          <wp:anchor distT="0" distB="0" distL="114300" distR="114300" simplePos="0" relativeHeight="251652608" behindDoc="0" locked="0" layoutInCell="1" allowOverlap="1" wp14:anchorId="0F64235D" wp14:editId="16E8E08C">
            <wp:simplePos x="0" y="0"/>
            <wp:positionH relativeFrom="column">
              <wp:posOffset>1014982</wp:posOffset>
            </wp:positionH>
            <wp:positionV relativeFrom="paragraph">
              <wp:posOffset>2352303</wp:posOffset>
            </wp:positionV>
            <wp:extent cx="3717984" cy="2323740"/>
            <wp:effectExtent l="0" t="0" r="0" b="0"/>
            <wp:wrapNone/>
            <wp:docPr id="10092427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42793" name="Picture 1" descr="A screenshot of a computer scree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17984" cy="2323740"/>
                    </a:xfrm>
                    <a:prstGeom prst="rect">
                      <a:avLst/>
                    </a:prstGeom>
                  </pic:spPr>
                </pic:pic>
              </a:graphicData>
            </a:graphic>
            <wp14:sizeRelH relativeFrom="margin">
              <wp14:pctWidth>0</wp14:pctWidth>
            </wp14:sizeRelH>
            <wp14:sizeRelV relativeFrom="margin">
              <wp14:pctHeight>0</wp14:pctHeight>
            </wp14:sizeRelV>
          </wp:anchor>
        </w:drawing>
      </w:r>
      <w:r w:rsidR="00FF5DD2">
        <w:br/>
      </w:r>
      <w:r w:rsidR="00FF5DD2">
        <w:br/>
      </w:r>
      <w:r w:rsidR="00FF5DD2">
        <w:br/>
      </w:r>
      <w:r>
        <w:br/>
        <w:t>Welcome pagina(voor login)</w:t>
      </w:r>
      <w:r>
        <w:br/>
      </w:r>
      <w:r>
        <w:br/>
      </w:r>
      <w:r>
        <w:br/>
      </w:r>
      <w:r>
        <w:br/>
      </w:r>
      <w:r>
        <w:br/>
      </w:r>
      <w:r>
        <w:br/>
      </w:r>
      <w:r>
        <w:br/>
      </w:r>
      <w:r>
        <w:br/>
        <w:t>O</w:t>
      </w:r>
      <w:r w:rsidRPr="00280624">
        <w:t>ffline waarschuwing</w:t>
      </w:r>
      <w:r>
        <w:br/>
      </w:r>
      <w:r>
        <w:br/>
      </w:r>
      <w:r>
        <w:br/>
      </w:r>
      <w:r>
        <w:br/>
      </w:r>
      <w:r>
        <w:br/>
      </w:r>
      <w:r>
        <w:br/>
      </w:r>
      <w:r>
        <w:br/>
      </w:r>
      <w:r>
        <w:br/>
      </w:r>
    </w:p>
    <w:p w14:paraId="1A4656F2" w14:textId="640125F9" w:rsidR="00C8038F" w:rsidRPr="00622DB8" w:rsidRDefault="00280624" w:rsidP="00FF5DD2">
      <w:pPr>
        <w:pStyle w:val="Kop2"/>
      </w:pPr>
      <w:r>
        <w:br/>
      </w:r>
    </w:p>
    <w:sectPr w:rsidR="00C8038F" w:rsidRPr="00622DB8" w:rsidSect="00CA1F4C">
      <w:headerReference w:type="default" r:id="rId33"/>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8017F" w14:textId="77777777" w:rsidR="00CA1F4C" w:rsidRDefault="00CA1F4C" w:rsidP="003D0CAD">
      <w:pPr>
        <w:spacing w:after="0" w:line="240" w:lineRule="auto"/>
      </w:pPr>
      <w:r>
        <w:separator/>
      </w:r>
    </w:p>
  </w:endnote>
  <w:endnote w:type="continuationSeparator" w:id="0">
    <w:p w14:paraId="2625216F" w14:textId="77777777" w:rsidR="00CA1F4C" w:rsidRDefault="00CA1F4C" w:rsidP="003D0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Raleway">
    <w:charset w:val="00"/>
    <w:family w:val="auto"/>
    <w:pitch w:val="variable"/>
    <w:sig w:usb0="A00002FF" w:usb1="5000205B" w:usb2="00000000" w:usb3="00000000" w:csb0="00000197"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727884322"/>
      <w:docPartObj>
        <w:docPartGallery w:val="Page Numbers (Bottom of Page)"/>
        <w:docPartUnique/>
      </w:docPartObj>
    </w:sdtPr>
    <w:sdtContent>
      <w:p w14:paraId="6BBA47E9" w14:textId="2A0179FB" w:rsidR="00AA4D4C" w:rsidRDefault="00AA4D4C" w:rsidP="00AA4D4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44FAFC9F" w14:textId="77777777" w:rsidR="00AA4D4C" w:rsidRDefault="00AA4D4C" w:rsidP="00AA4D4C">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197587157"/>
      <w:docPartObj>
        <w:docPartGallery w:val="Page Numbers (Bottom of Page)"/>
        <w:docPartUnique/>
      </w:docPartObj>
    </w:sdtPr>
    <w:sdtContent>
      <w:p w14:paraId="23549BE9" w14:textId="0A3BBF7F" w:rsidR="00AA4D4C" w:rsidRDefault="00AA4D4C" w:rsidP="00AA4D4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33</w:t>
        </w:r>
        <w:r>
          <w:rPr>
            <w:rStyle w:val="Paginanummer"/>
          </w:rPr>
          <w:fldChar w:fldCharType="end"/>
        </w:r>
      </w:p>
    </w:sdtContent>
  </w:sdt>
  <w:sdt>
    <w:sdtPr>
      <w:rPr>
        <w:sz w:val="16"/>
        <w:szCs w:val="16"/>
      </w:rPr>
      <w:id w:val="483073107"/>
      <w:docPartObj>
        <w:docPartGallery w:val="Page Numbers (Top of Page)"/>
        <w:docPartUnique/>
      </w:docPartObj>
    </w:sdtPr>
    <w:sdtContent>
      <w:p w14:paraId="7DB3EA0B" w14:textId="2F072992" w:rsidR="00B46E78" w:rsidRPr="0052620F" w:rsidRDefault="00ED0628" w:rsidP="00AA4D4C">
        <w:pPr>
          <w:pStyle w:val="Voettekst"/>
          <w:ind w:right="360"/>
          <w:rPr>
            <w:color w:val="D9D9D9" w:themeColor="background1" w:themeShade="D9"/>
          </w:rPr>
        </w:pPr>
        <w:r>
          <w:rPr>
            <w:noProof/>
          </w:rPr>
          <w:drawing>
            <wp:anchor distT="0" distB="0" distL="114300" distR="114300" simplePos="0" relativeHeight="251683840" behindDoc="1" locked="0" layoutInCell="1" allowOverlap="1" wp14:anchorId="64BAF049" wp14:editId="130D33FA">
              <wp:simplePos x="0" y="0"/>
              <wp:positionH relativeFrom="leftMargin">
                <wp:posOffset>6765290</wp:posOffset>
              </wp:positionH>
              <wp:positionV relativeFrom="paragraph">
                <wp:posOffset>-89877</wp:posOffset>
              </wp:positionV>
              <wp:extent cx="372745" cy="339725"/>
              <wp:effectExtent l="0" t="0" r="8255" b="3175"/>
              <wp:wrapTight wrapText="bothSides">
                <wp:wrapPolygon edited="0">
                  <wp:start x="6624" y="0"/>
                  <wp:lineTo x="0" y="1211"/>
                  <wp:lineTo x="0" y="16957"/>
                  <wp:lineTo x="3312" y="20591"/>
                  <wp:lineTo x="13247" y="20591"/>
                  <wp:lineTo x="16559" y="20591"/>
                  <wp:lineTo x="19871" y="19379"/>
                  <wp:lineTo x="20974" y="18168"/>
                  <wp:lineTo x="20974" y="1211"/>
                  <wp:lineTo x="13247" y="0"/>
                  <wp:lineTo x="6624" y="0"/>
                </wp:wrapPolygon>
              </wp:wrapTight>
              <wp:docPr id="2428350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39662"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72745" cy="339725"/>
                      </a:xfrm>
                      <a:prstGeom prst="rect">
                        <a:avLst/>
                      </a:prstGeom>
                    </pic:spPr>
                  </pic:pic>
                </a:graphicData>
              </a:graphic>
              <wp14:sizeRelH relativeFrom="margin">
                <wp14:pctWidth>0</wp14:pctWidth>
              </wp14:sizeRelH>
              <wp14:sizeRelV relativeFrom="margin">
                <wp14:pctHeight>0</wp14:pctHeight>
              </wp14:sizeRelV>
            </wp:anchor>
          </w:drawing>
        </w:r>
        <w:r w:rsidR="00506BD9">
          <w:rPr>
            <w:noProof/>
          </w:rPr>
          <mc:AlternateContent>
            <mc:Choice Requires="wps">
              <w:drawing>
                <wp:anchor distT="0" distB="0" distL="114300" distR="114300" simplePos="0" relativeHeight="251663360" behindDoc="0" locked="0" layoutInCell="1" allowOverlap="1" wp14:anchorId="37E2091F" wp14:editId="2ABCFB73">
                  <wp:simplePos x="0" y="0"/>
                  <wp:positionH relativeFrom="column">
                    <wp:posOffset>6166485</wp:posOffset>
                  </wp:positionH>
                  <wp:positionV relativeFrom="paragraph">
                    <wp:posOffset>-194310</wp:posOffset>
                  </wp:positionV>
                  <wp:extent cx="45720" cy="579755"/>
                  <wp:effectExtent l="0" t="0" r="0" b="0"/>
                  <wp:wrapNone/>
                  <wp:docPr id="37784047" name="Rechthoek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5797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DCBC796" id="Rechthoek 6" o:spid="_x0000_s1026" style="position:absolute;margin-left:485.55pt;margin-top:-15.3pt;width:3.6pt;height:4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" fillcolor="white [3212]" stroked="f" strokeweight="1pt"/>
              </w:pict>
            </mc:Fallback>
          </mc:AlternateContent>
        </w:r>
        <w:r w:rsidR="00506BD9">
          <w:rPr>
            <w:noProof/>
          </w:rPr>
          <mc:AlternateContent>
            <mc:Choice Requires="wps">
              <w:drawing>
                <wp:anchor distT="0" distB="0" distL="114300" distR="114300" simplePos="0" relativeHeight="251662336" behindDoc="0" locked="0" layoutInCell="1" allowOverlap="1" wp14:anchorId="1654B77C" wp14:editId="261339AF">
                  <wp:simplePos x="0" y="0"/>
                  <wp:positionH relativeFrom="column">
                    <wp:posOffset>6411595</wp:posOffset>
                  </wp:positionH>
                  <wp:positionV relativeFrom="paragraph">
                    <wp:posOffset>-194945</wp:posOffset>
                  </wp:positionV>
                  <wp:extent cx="45720" cy="579755"/>
                  <wp:effectExtent l="0" t="0" r="0" b="0"/>
                  <wp:wrapNone/>
                  <wp:docPr id="2080901859"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5797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3BE588" id="Rechthoek 5" o:spid="_x0000_s1026" style="position:absolute;margin-left:504.85pt;margin-top:-15.35pt;width:3.6pt;height:4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" fillcolor="white [3212]" stroked="f" strokeweight="1pt"/>
              </w:pict>
            </mc:Fallback>
          </mc:AlternateContent>
        </w:r>
        <w:r w:rsidR="00B269DA">
          <w:rPr>
            <w:sz w:val="16"/>
            <w:szCs w:val="16"/>
          </w:rPr>
          <w:t>V3</w:t>
        </w:r>
        <w:r w:rsidR="00C408B3">
          <w:rPr>
            <w:sz w:val="16"/>
            <w:szCs w:val="16"/>
          </w:rPr>
          <w:t>.1</w:t>
        </w:r>
        <w:r w:rsidR="00B269DA">
          <w:rPr>
            <w:sz w:val="16"/>
            <w:szCs w:val="16"/>
          </w:rPr>
          <w:t xml:space="preserve"> – 23-01-2024</w:t>
        </w:r>
      </w:p>
      <w:p w14:paraId="5AE6836B" w14:textId="4B350833" w:rsidR="00BA46FC" w:rsidRDefault="00000000" w:rsidP="00DB0597">
        <w:pPr>
          <w:pStyle w:val="Voettekst"/>
          <w:jc w:val="center"/>
          <w:rPr>
            <w:sz w:val="16"/>
            <w:szCs w:val="16"/>
          </w:rPr>
        </w:pPr>
      </w:p>
    </w:sdtContent>
  </w:sdt>
  <w:p w14:paraId="7D3E20DD" w14:textId="7DBAB0DD" w:rsidR="00DB0597" w:rsidRPr="007B0B3C" w:rsidRDefault="007B0B3C" w:rsidP="007B0B3C">
    <w:pPr>
      <w:pStyle w:val="Voettekst"/>
      <w:rPr>
        <w:b/>
        <w:bCs/>
        <w:color w:val="F2F2F2" w:themeColor="background1" w:themeShade="F2"/>
        <w:sz w:val="16"/>
        <w:szCs w:val="16"/>
      </w:rPr>
    </w:pPr>
    <w:r>
      <w:rPr>
        <w:b/>
        <w:bCs/>
        <w:color w:val="F2F2F2" w:themeColor="background1" w:themeShade="F2"/>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09A4F" w14:textId="77777777" w:rsidR="002E2DC4" w:rsidRPr="002E2DC4" w:rsidRDefault="002E2DC4" w:rsidP="002E2DC4">
    <w:pPr>
      <w:jc w:val="center"/>
      <w:rPr>
        <w:sz w:val="16"/>
        <w:szCs w:val="16"/>
      </w:rPr>
    </w:pPr>
    <w:r w:rsidRPr="002E2DC4">
      <w:rPr>
        <w:sz w:val="16"/>
        <w:szCs w:val="16"/>
      </w:rPr>
      <w:t>[</w:t>
    </w:r>
    <w:r w:rsidR="007B27A8">
      <w:rPr>
        <w:sz w:val="16"/>
        <w:szCs w:val="16"/>
      </w:rPr>
      <w:t>Concept/Vastgesteld</w:t>
    </w:r>
    <w:r w:rsidRPr="002E2DC4">
      <w:rPr>
        <w:sz w:val="16"/>
        <w:szCs w:val="16"/>
      </w:rPr>
      <w:t>]</w:t>
    </w:r>
  </w:p>
  <w:p w14:paraId="1E5CB965" w14:textId="77777777" w:rsidR="002E2DC4" w:rsidRPr="002E2DC4" w:rsidRDefault="002E2DC4" w:rsidP="002E2DC4">
    <w:pPr>
      <w:jc w:val="center"/>
      <w:rPr>
        <w:sz w:val="16"/>
        <w:szCs w:val="16"/>
      </w:rPr>
    </w:pPr>
    <w:r w:rsidRPr="002E2DC4">
      <w:rPr>
        <w:sz w:val="16"/>
        <w:szCs w:val="16"/>
      </w:rPr>
      <w:t>© Stichting Praktijkleren. Auteursrechten voorbehouden. Niets uit dit werk mag zonder voorafgaande schriftelijke toestemming worden openbaar gemaakt en/of verveelvoudigd door middel van druk, fotokopie/reprografie, scanning, computersoftware, microfilm, geluidskopie, film- of videokopie, of op welke wijze dan ook.</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547036924"/>
      <w:docPartObj>
        <w:docPartGallery w:val="Page Numbers (Top of Page)"/>
        <w:docPartUnique/>
      </w:docPartObj>
    </w:sdtPr>
    <w:sdtEndPr>
      <w:rPr>
        <w:b/>
        <w:bCs/>
        <w:color w:val="F2F2F2" w:themeColor="background1" w:themeShade="F2"/>
      </w:rPr>
    </w:sdtEndPr>
    <w:sdtContent>
      <w:p w14:paraId="7AE7452A" w14:textId="736E8851" w:rsidR="00BA6C35" w:rsidRPr="0052620F" w:rsidRDefault="00CA2ADD" w:rsidP="00CB4921">
        <w:pPr>
          <w:pStyle w:val="Voettekst"/>
          <w:rPr>
            <w:color w:val="D9D9D9" w:themeColor="background1" w:themeShade="D9"/>
          </w:rPr>
        </w:pPr>
        <w:r>
          <w:rPr>
            <w:noProof/>
            <w:color w:val="FFFFFF" w:themeColor="background1"/>
          </w:rPr>
          <w:drawing>
            <wp:anchor distT="0" distB="0" distL="114300" distR="114300" simplePos="0" relativeHeight="251682816" behindDoc="1" locked="0" layoutInCell="1" allowOverlap="1" wp14:anchorId="4736737A" wp14:editId="76E7421D">
              <wp:simplePos x="0" y="0"/>
              <wp:positionH relativeFrom="column">
                <wp:posOffset>3973532</wp:posOffset>
              </wp:positionH>
              <wp:positionV relativeFrom="paragraph">
                <wp:posOffset>-639486</wp:posOffset>
              </wp:positionV>
              <wp:extent cx="7677785" cy="576072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
                        <a:extLst>
                          <a:ext uri="{28A0092B-C50C-407E-A947-70E740481C1C}">
                            <a14:useLocalDpi xmlns:a14="http://schemas.microsoft.com/office/drawing/2010/main" val="0"/>
                          </a:ext>
                        </a:extLst>
                      </a:blip>
                      <a:stretch>
                        <a:fillRect/>
                      </a:stretch>
                    </pic:blipFill>
                    <pic:spPr>
                      <a:xfrm>
                        <a:off x="0" y="0"/>
                        <a:ext cx="7677785" cy="5760720"/>
                      </a:xfrm>
                      <a:prstGeom prst="rect">
                        <a:avLst/>
                      </a:prstGeom>
                    </pic:spPr>
                  </pic:pic>
                </a:graphicData>
              </a:graphic>
              <wp14:sizeRelH relativeFrom="page">
                <wp14:pctWidth>0</wp14:pctWidth>
              </wp14:sizeRelH>
              <wp14:sizeRelV relativeFrom="page">
                <wp14:pctHeight>0</wp14:pctHeight>
              </wp14:sizeRelV>
            </wp:anchor>
          </w:drawing>
        </w:r>
        <w:r w:rsidR="00506BD9">
          <w:rPr>
            <w:noProof/>
          </w:rPr>
          <mc:AlternateContent>
            <mc:Choice Requires="wps">
              <w:drawing>
                <wp:anchor distT="0" distB="0" distL="114300" distR="114300" simplePos="0" relativeHeight="251679744" behindDoc="0" locked="0" layoutInCell="1" allowOverlap="1" wp14:anchorId="391CD768" wp14:editId="120C0D7F">
                  <wp:simplePos x="0" y="0"/>
                  <wp:positionH relativeFrom="column">
                    <wp:posOffset>6166485</wp:posOffset>
                  </wp:positionH>
                  <wp:positionV relativeFrom="paragraph">
                    <wp:posOffset>-194310</wp:posOffset>
                  </wp:positionV>
                  <wp:extent cx="45720" cy="579755"/>
                  <wp:effectExtent l="0" t="0" r="0" b="0"/>
                  <wp:wrapNone/>
                  <wp:docPr id="816019232"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5797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E5F198" id="Rechthoek 4" o:spid="_x0000_s1026" style="position:absolute;margin-left:485.55pt;margin-top:-15.3pt;width:3.6pt;height:45.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" fillcolor="white [3212]" stroked="f" strokeweight="1pt"/>
              </w:pict>
            </mc:Fallback>
          </mc:AlternateContent>
        </w:r>
        <w:r w:rsidR="00506BD9">
          <w:rPr>
            <w:noProof/>
          </w:rPr>
          <mc:AlternateContent>
            <mc:Choice Requires="wps">
              <w:drawing>
                <wp:anchor distT="0" distB="0" distL="114300" distR="114300" simplePos="0" relativeHeight="251678720" behindDoc="0" locked="0" layoutInCell="1" allowOverlap="1" wp14:anchorId="4E511869" wp14:editId="3A3CF69D">
                  <wp:simplePos x="0" y="0"/>
                  <wp:positionH relativeFrom="column">
                    <wp:posOffset>6411595</wp:posOffset>
                  </wp:positionH>
                  <wp:positionV relativeFrom="paragraph">
                    <wp:posOffset>-194945</wp:posOffset>
                  </wp:positionV>
                  <wp:extent cx="45720" cy="579755"/>
                  <wp:effectExtent l="0" t="0" r="0" b="0"/>
                  <wp:wrapNone/>
                  <wp:docPr id="362692478"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5797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594613C" id="Rechthoek 3" o:spid="_x0000_s1026" style="position:absolute;margin-left:504.85pt;margin-top:-15.35pt;width:3.6pt;height:4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" fillcolor="white [3212]" stroked="f" strokeweight="1pt"/>
              </w:pict>
            </mc:Fallback>
          </mc:AlternateContent>
        </w:r>
      </w:p>
      <w:p w14:paraId="15555951" w14:textId="6FB87931" w:rsidR="00BA6C35" w:rsidRDefault="00BA6C35" w:rsidP="00EC691C">
        <w:pPr>
          <w:pStyle w:val="Voettekst"/>
          <w:jc w:val="center"/>
        </w:pPr>
      </w:p>
      <w:p w14:paraId="2C2A4394" w14:textId="1EC3AB62" w:rsidR="00AC0AEC" w:rsidRPr="00AC0AEC" w:rsidRDefault="00AC0AEC" w:rsidP="00AC0AEC">
        <w:pPr>
          <w:pStyle w:val="Voettekst"/>
          <w:rPr>
            <w:b/>
            <w:bCs/>
            <w:color w:val="F2F2F2" w:themeColor="background1" w:themeShade="F2"/>
            <w:sz w:val="16"/>
            <w:szCs w:val="16"/>
          </w:rPr>
        </w:pPr>
        <w:r w:rsidRPr="00AC0AEC">
          <w:rPr>
            <w:b/>
            <w:bCs/>
            <w:color w:val="F2F2F2" w:themeColor="background1" w:themeShade="F2"/>
            <w:sz w:val="16"/>
            <w:szCs w:val="16"/>
          </w:rPr>
          <w:t xml:space="preserve">                                                   </w:t>
        </w:r>
      </w:p>
    </w:sdtContent>
  </w:sdt>
  <w:p w14:paraId="0650320D" w14:textId="6E280B70" w:rsidR="00BA6C35" w:rsidRPr="00AC0AEC" w:rsidRDefault="00AC0AEC" w:rsidP="00AC0AEC">
    <w:pPr>
      <w:pStyle w:val="Voettekst"/>
      <w:rPr>
        <w:b/>
        <w:bCs/>
        <w:color w:val="F2F2F2" w:themeColor="background1" w:themeShade="F2"/>
        <w:sz w:val="16"/>
        <w:szCs w:val="16"/>
      </w:rPr>
    </w:pPr>
    <w:r>
      <w:rPr>
        <w:b/>
        <w:bCs/>
        <w:color w:val="F2F2F2" w:themeColor="background1" w:themeShade="F2"/>
        <w:sz w:val="16"/>
        <w:szCs w:val="16"/>
      </w:rPr>
      <w:t xml:space="preserve">                                                   </w:t>
    </w:r>
  </w:p>
  <w:p w14:paraId="4D9CC3FC" w14:textId="77777777" w:rsidR="00BA6C35" w:rsidRDefault="00BA6C35" w:rsidP="00DB0597">
    <w:pPr>
      <w:pStyle w:val="Voettekst"/>
      <w:jc w:val="center"/>
      <w:rPr>
        <w:sz w:val="16"/>
        <w:szCs w:val="1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591083618"/>
      <w:docPartObj>
        <w:docPartGallery w:val="Page Numbers (Bottom of Page)"/>
        <w:docPartUnique/>
      </w:docPartObj>
    </w:sdtPr>
    <w:sdtContent>
      <w:p w14:paraId="677339E2" w14:textId="2E94D72E" w:rsidR="00AA4D4C" w:rsidRDefault="00AA4D4C" w:rsidP="00C5076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45</w:t>
        </w:r>
        <w:r>
          <w:rPr>
            <w:rStyle w:val="Paginanummer"/>
          </w:rPr>
          <w:fldChar w:fldCharType="end"/>
        </w:r>
      </w:p>
    </w:sdtContent>
  </w:sdt>
  <w:sdt>
    <w:sdtPr>
      <w:rPr>
        <w:sz w:val="16"/>
        <w:szCs w:val="16"/>
      </w:rPr>
      <w:id w:val="836046441"/>
      <w:docPartObj>
        <w:docPartGallery w:val="Page Numbers (Top of Page)"/>
        <w:docPartUnique/>
      </w:docPartObj>
    </w:sdtPr>
    <w:sdtEndPr>
      <w:rPr>
        <w:b/>
        <w:bCs/>
        <w:color w:val="F2F2F2" w:themeColor="background1" w:themeShade="F2"/>
      </w:rPr>
    </w:sdtEndPr>
    <w:sdtContent>
      <w:p w14:paraId="0E2F2475" w14:textId="3CA2CDE2" w:rsidR="00E60FAD" w:rsidRPr="0052620F" w:rsidRDefault="00506BD9" w:rsidP="00AA4D4C">
        <w:pPr>
          <w:pStyle w:val="Voettekst"/>
          <w:ind w:right="360"/>
          <w:rPr>
            <w:color w:val="D9D9D9" w:themeColor="background1" w:themeShade="D9"/>
          </w:rPr>
        </w:pPr>
        <w:r>
          <w:rPr>
            <w:noProof/>
          </w:rPr>
          <mc:AlternateContent>
            <mc:Choice Requires="wps">
              <w:drawing>
                <wp:anchor distT="0" distB="0" distL="114300" distR="114300" simplePos="0" relativeHeight="251673600" behindDoc="0" locked="0" layoutInCell="1" allowOverlap="1" wp14:anchorId="1BA793BE" wp14:editId="7B77C3E3">
                  <wp:simplePos x="0" y="0"/>
                  <wp:positionH relativeFrom="column">
                    <wp:posOffset>6166485</wp:posOffset>
                  </wp:positionH>
                  <wp:positionV relativeFrom="paragraph">
                    <wp:posOffset>-194310</wp:posOffset>
                  </wp:positionV>
                  <wp:extent cx="45720" cy="579755"/>
                  <wp:effectExtent l="0" t="0" r="0" b="0"/>
                  <wp:wrapNone/>
                  <wp:docPr id="1769431451"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5797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DBED548" id="Rechthoek 2" o:spid="_x0000_s1026" style="position:absolute;margin-left:485.55pt;margin-top:-15.3pt;width:3.6pt;height:4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" fillcolor="white [3212]" stroked="f" strokeweight="1pt"/>
              </w:pict>
            </mc:Fallback>
          </mc:AlternateContent>
        </w:r>
        <w:r>
          <w:rPr>
            <w:noProof/>
          </w:rPr>
          <mc:AlternateContent>
            <mc:Choice Requires="wps">
              <w:drawing>
                <wp:anchor distT="0" distB="0" distL="114300" distR="114300" simplePos="0" relativeHeight="251672576" behindDoc="0" locked="0" layoutInCell="1" allowOverlap="1" wp14:anchorId="3C381265" wp14:editId="3846C8B0">
                  <wp:simplePos x="0" y="0"/>
                  <wp:positionH relativeFrom="column">
                    <wp:posOffset>6411595</wp:posOffset>
                  </wp:positionH>
                  <wp:positionV relativeFrom="paragraph">
                    <wp:posOffset>-194945</wp:posOffset>
                  </wp:positionV>
                  <wp:extent cx="45720" cy="579755"/>
                  <wp:effectExtent l="0" t="0" r="0" b="0"/>
                  <wp:wrapNone/>
                  <wp:docPr id="1944503462"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5797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1DD040" id="Rechthoek 1" o:spid="_x0000_s1026" style="position:absolute;margin-left:504.85pt;margin-top:-15.35pt;width:3.6pt;height:45.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" fillcolor="white [3212]" stroked="f" strokeweight="1pt"/>
              </w:pict>
            </mc:Fallback>
          </mc:AlternateContent>
        </w:r>
      </w:p>
      <w:p w14:paraId="419650F4" w14:textId="23CB8186" w:rsidR="00E60FAD" w:rsidRDefault="00E60FAD" w:rsidP="00EC691C">
        <w:pPr>
          <w:pStyle w:val="Voettekst"/>
          <w:jc w:val="center"/>
        </w:pPr>
      </w:p>
      <w:p w14:paraId="3EAC802D" w14:textId="2195F7C5" w:rsidR="00E60FAD" w:rsidRPr="007B0B3C" w:rsidRDefault="007B0B3C" w:rsidP="007B0B3C">
        <w:pPr>
          <w:pStyle w:val="Voettekst"/>
          <w:rPr>
            <w:b/>
            <w:bCs/>
            <w:color w:val="F2F2F2" w:themeColor="background1" w:themeShade="F2"/>
            <w:sz w:val="16"/>
            <w:szCs w:val="16"/>
          </w:rPr>
        </w:pPr>
        <w:r>
          <w:rPr>
            <w:b/>
            <w:bCs/>
            <w:color w:val="F2F2F2" w:themeColor="background1" w:themeShade="F2"/>
            <w:sz w:val="16"/>
            <w:szCs w:val="16"/>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8BD88" w14:textId="77777777" w:rsidR="00CA1F4C" w:rsidRDefault="00CA1F4C" w:rsidP="003D0CAD">
      <w:pPr>
        <w:spacing w:after="0" w:line="240" w:lineRule="auto"/>
      </w:pPr>
      <w:r>
        <w:separator/>
      </w:r>
    </w:p>
  </w:footnote>
  <w:footnote w:type="continuationSeparator" w:id="0">
    <w:p w14:paraId="63582963" w14:textId="77777777" w:rsidR="00CA1F4C" w:rsidRDefault="00CA1F4C" w:rsidP="003D0C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A1A0F" w14:textId="73EF9202" w:rsidR="000F3ABC" w:rsidRDefault="000F3ABC">
    <w:pPr>
      <w:pStyle w:val="Koptekst"/>
    </w:pPr>
    <w:r>
      <w:rPr>
        <w:noProof/>
      </w:rPr>
      <w:drawing>
        <wp:anchor distT="0" distB="0" distL="114300" distR="114300" simplePos="0" relativeHeight="251684864" behindDoc="0" locked="0" layoutInCell="1" allowOverlap="1" wp14:anchorId="48C14E9D" wp14:editId="5BFCF50B">
          <wp:simplePos x="0" y="0"/>
          <wp:positionH relativeFrom="leftMargin">
            <wp:posOffset>231921</wp:posOffset>
          </wp:positionH>
          <wp:positionV relativeFrom="paragraph">
            <wp:posOffset>-176041</wp:posOffset>
          </wp:positionV>
          <wp:extent cx="316230" cy="332105"/>
          <wp:effectExtent l="0" t="0" r="7620" b="0"/>
          <wp:wrapThrough wrapText="bothSides">
            <wp:wrapPolygon edited="0">
              <wp:start x="0" y="0"/>
              <wp:lineTo x="0" y="4956"/>
              <wp:lineTo x="3904" y="19824"/>
              <wp:lineTo x="16916" y="19824"/>
              <wp:lineTo x="20819" y="3717"/>
              <wp:lineTo x="20819" y="0"/>
              <wp:lineTo x="0" y="0"/>
            </wp:wrapPolygon>
          </wp:wrapThrough>
          <wp:docPr id="213995940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1685"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6230" cy="33210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32BA" w14:textId="49383B03" w:rsidR="00E60FAD" w:rsidRPr="00086198" w:rsidRDefault="00E60FAD" w:rsidP="00CB4921">
    <w:pPr>
      <w:pStyle w:val="Koptekst"/>
      <w:rPr>
        <w:rFonts w:ascii="Arial Rounded MT Bold" w:hAnsi="Arial Rounded MT Bold"/>
        <w:b/>
        <w:bCs/>
        <w:color w:val="F2F2F2" w:themeColor="background1" w:themeShade="F2"/>
      </w:rPr>
    </w:pPr>
  </w:p>
  <w:p w14:paraId="1EC4CD45" w14:textId="4DE426A1" w:rsidR="00E60FAD" w:rsidRDefault="00E60FAD" w:rsidP="003D0CAD">
    <w:pPr>
      <w:pStyle w:val="Koptekst"/>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6A2E4" w14:textId="44BCB4D1" w:rsidR="00E60FAD" w:rsidRPr="00086198" w:rsidRDefault="00E60FAD" w:rsidP="00CB4921">
    <w:pPr>
      <w:pStyle w:val="Koptekst"/>
      <w:rPr>
        <w:rFonts w:ascii="Arial Rounded MT Bold" w:hAnsi="Arial Rounded MT Bold"/>
        <w:b/>
        <w:bCs/>
        <w:color w:val="F2F2F2" w:themeColor="background1" w:themeShade="F2"/>
      </w:rPr>
    </w:pPr>
  </w:p>
  <w:p w14:paraId="7FE3B59A" w14:textId="77777777" w:rsidR="00E60FAD" w:rsidRDefault="00E60FAD" w:rsidP="003D0CAD">
    <w:pPr>
      <w:pStyle w:val="Koptek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7427"/>
    <w:multiLevelType w:val="hybridMultilevel"/>
    <w:tmpl w:val="823A77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3742E02"/>
    <w:multiLevelType w:val="hybridMultilevel"/>
    <w:tmpl w:val="9F8C417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04462942"/>
    <w:multiLevelType w:val="hybridMultilevel"/>
    <w:tmpl w:val="19E245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070B54F8"/>
    <w:multiLevelType w:val="hybridMultilevel"/>
    <w:tmpl w:val="935499AA"/>
    <w:lvl w:ilvl="0" w:tplc="E84C352E">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5" w15:restartNumberingAfterBreak="0">
    <w:nsid w:val="0AA17867"/>
    <w:multiLevelType w:val="hybridMultilevel"/>
    <w:tmpl w:val="7E54CE74"/>
    <w:lvl w:ilvl="0" w:tplc="8ECCB65C">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7" w15:restartNumberingAfterBreak="0">
    <w:nsid w:val="1CC86C32"/>
    <w:multiLevelType w:val="hybridMultilevel"/>
    <w:tmpl w:val="BA004BDC"/>
    <w:lvl w:ilvl="0" w:tplc="0D46980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29C47CDD"/>
    <w:multiLevelType w:val="hybridMultilevel"/>
    <w:tmpl w:val="4BA451A0"/>
    <w:lvl w:ilvl="0" w:tplc="D400B20E">
      <w:numFmt w:val="bullet"/>
      <w:lvlText w:val="-"/>
      <w:lvlJc w:val="left"/>
      <w:pPr>
        <w:ind w:left="720" w:hanging="360"/>
      </w:pPr>
      <w:rPr>
        <w:rFonts w:ascii="Calibri" w:eastAsiaTheme="minorHAnsi" w:hAnsi="Calibri" w:cs="Calibri" w:hint="default"/>
        <w: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B580F06"/>
    <w:multiLevelType w:val="hybridMultilevel"/>
    <w:tmpl w:val="74F8B29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C86517F"/>
    <w:multiLevelType w:val="hybridMultilevel"/>
    <w:tmpl w:val="5CE0997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DE27F2D"/>
    <w:multiLevelType w:val="hybridMultilevel"/>
    <w:tmpl w:val="56E892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FD07662"/>
    <w:multiLevelType w:val="hybridMultilevel"/>
    <w:tmpl w:val="4788AA2E"/>
    <w:lvl w:ilvl="0" w:tplc="2000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1A30089"/>
    <w:multiLevelType w:val="hybridMultilevel"/>
    <w:tmpl w:val="7E588016"/>
    <w:lvl w:ilvl="0" w:tplc="4B8EE902">
      <w:numFmt w:val="bullet"/>
      <w:lvlText w:val=""/>
      <w:lvlJc w:val="left"/>
      <w:pPr>
        <w:ind w:left="1078" w:hanging="360"/>
      </w:pPr>
      <w:rPr>
        <w:rFonts w:ascii="Symbol" w:eastAsiaTheme="minorHAnsi" w:hAnsi="Symbol" w:cstheme="minorHAnsi" w:hint="default"/>
      </w:rPr>
    </w:lvl>
    <w:lvl w:ilvl="1" w:tplc="04130003" w:tentative="1">
      <w:start w:val="1"/>
      <w:numFmt w:val="bullet"/>
      <w:lvlText w:val="o"/>
      <w:lvlJc w:val="left"/>
      <w:pPr>
        <w:ind w:left="1798" w:hanging="360"/>
      </w:pPr>
      <w:rPr>
        <w:rFonts w:ascii="Courier New" w:hAnsi="Courier New" w:cs="Courier New" w:hint="default"/>
      </w:rPr>
    </w:lvl>
    <w:lvl w:ilvl="2" w:tplc="04130005" w:tentative="1">
      <w:start w:val="1"/>
      <w:numFmt w:val="bullet"/>
      <w:lvlText w:val=""/>
      <w:lvlJc w:val="left"/>
      <w:pPr>
        <w:ind w:left="2518" w:hanging="360"/>
      </w:pPr>
      <w:rPr>
        <w:rFonts w:ascii="Wingdings" w:hAnsi="Wingdings" w:hint="default"/>
      </w:rPr>
    </w:lvl>
    <w:lvl w:ilvl="3" w:tplc="04130001" w:tentative="1">
      <w:start w:val="1"/>
      <w:numFmt w:val="bullet"/>
      <w:lvlText w:val=""/>
      <w:lvlJc w:val="left"/>
      <w:pPr>
        <w:ind w:left="3238" w:hanging="360"/>
      </w:pPr>
      <w:rPr>
        <w:rFonts w:ascii="Symbol" w:hAnsi="Symbol" w:hint="default"/>
      </w:rPr>
    </w:lvl>
    <w:lvl w:ilvl="4" w:tplc="04130003" w:tentative="1">
      <w:start w:val="1"/>
      <w:numFmt w:val="bullet"/>
      <w:lvlText w:val="o"/>
      <w:lvlJc w:val="left"/>
      <w:pPr>
        <w:ind w:left="3958" w:hanging="360"/>
      </w:pPr>
      <w:rPr>
        <w:rFonts w:ascii="Courier New" w:hAnsi="Courier New" w:cs="Courier New" w:hint="default"/>
      </w:rPr>
    </w:lvl>
    <w:lvl w:ilvl="5" w:tplc="04130005" w:tentative="1">
      <w:start w:val="1"/>
      <w:numFmt w:val="bullet"/>
      <w:lvlText w:val=""/>
      <w:lvlJc w:val="left"/>
      <w:pPr>
        <w:ind w:left="4678" w:hanging="360"/>
      </w:pPr>
      <w:rPr>
        <w:rFonts w:ascii="Wingdings" w:hAnsi="Wingdings" w:hint="default"/>
      </w:rPr>
    </w:lvl>
    <w:lvl w:ilvl="6" w:tplc="04130001" w:tentative="1">
      <w:start w:val="1"/>
      <w:numFmt w:val="bullet"/>
      <w:lvlText w:val=""/>
      <w:lvlJc w:val="left"/>
      <w:pPr>
        <w:ind w:left="5398" w:hanging="360"/>
      </w:pPr>
      <w:rPr>
        <w:rFonts w:ascii="Symbol" w:hAnsi="Symbol" w:hint="default"/>
      </w:rPr>
    </w:lvl>
    <w:lvl w:ilvl="7" w:tplc="04130003" w:tentative="1">
      <w:start w:val="1"/>
      <w:numFmt w:val="bullet"/>
      <w:lvlText w:val="o"/>
      <w:lvlJc w:val="left"/>
      <w:pPr>
        <w:ind w:left="6118" w:hanging="360"/>
      </w:pPr>
      <w:rPr>
        <w:rFonts w:ascii="Courier New" w:hAnsi="Courier New" w:cs="Courier New" w:hint="default"/>
      </w:rPr>
    </w:lvl>
    <w:lvl w:ilvl="8" w:tplc="04130005" w:tentative="1">
      <w:start w:val="1"/>
      <w:numFmt w:val="bullet"/>
      <w:lvlText w:val=""/>
      <w:lvlJc w:val="left"/>
      <w:pPr>
        <w:ind w:left="6838" w:hanging="360"/>
      </w:pPr>
      <w:rPr>
        <w:rFonts w:ascii="Wingdings" w:hAnsi="Wingdings" w:hint="default"/>
      </w:rPr>
    </w:lvl>
  </w:abstractNum>
  <w:abstractNum w:abstractNumId="15" w15:restartNumberingAfterBreak="0">
    <w:nsid w:val="3E092741"/>
    <w:multiLevelType w:val="hybridMultilevel"/>
    <w:tmpl w:val="579450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4A10051F"/>
    <w:multiLevelType w:val="multilevel"/>
    <w:tmpl w:val="2B640F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735B53"/>
    <w:multiLevelType w:val="hybridMultilevel"/>
    <w:tmpl w:val="14704AA4"/>
    <w:lvl w:ilvl="0" w:tplc="1C24EEF0">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9" w15:restartNumberingAfterBreak="0">
    <w:nsid w:val="4FC32DF0"/>
    <w:multiLevelType w:val="hybridMultilevel"/>
    <w:tmpl w:val="125C908C"/>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20" w15:restartNumberingAfterBreak="0">
    <w:nsid w:val="54C02040"/>
    <w:multiLevelType w:val="hybridMultilevel"/>
    <w:tmpl w:val="E3C457C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5501B3D"/>
    <w:multiLevelType w:val="hybridMultilevel"/>
    <w:tmpl w:val="568E12C2"/>
    <w:lvl w:ilvl="0" w:tplc="0DE0C848">
      <w:start w:val="1"/>
      <w:numFmt w:val="decimal"/>
      <w:lvlText w:val="%1."/>
      <w:lvlJc w:val="left"/>
      <w:pPr>
        <w:tabs>
          <w:tab w:val="num" w:pos="720"/>
        </w:tabs>
        <w:ind w:left="720" w:hanging="360"/>
      </w:pPr>
    </w:lvl>
    <w:lvl w:ilvl="1" w:tplc="2A24125A" w:tentative="1">
      <w:start w:val="1"/>
      <w:numFmt w:val="decimal"/>
      <w:lvlText w:val="%2."/>
      <w:lvlJc w:val="left"/>
      <w:pPr>
        <w:tabs>
          <w:tab w:val="num" w:pos="1440"/>
        </w:tabs>
        <w:ind w:left="1440" w:hanging="360"/>
      </w:pPr>
    </w:lvl>
    <w:lvl w:ilvl="2" w:tplc="62BC49E6" w:tentative="1">
      <w:start w:val="1"/>
      <w:numFmt w:val="decimal"/>
      <w:lvlText w:val="%3."/>
      <w:lvlJc w:val="left"/>
      <w:pPr>
        <w:tabs>
          <w:tab w:val="num" w:pos="2160"/>
        </w:tabs>
        <w:ind w:left="2160" w:hanging="360"/>
      </w:pPr>
    </w:lvl>
    <w:lvl w:ilvl="3" w:tplc="7A78E37E" w:tentative="1">
      <w:start w:val="1"/>
      <w:numFmt w:val="decimal"/>
      <w:lvlText w:val="%4."/>
      <w:lvlJc w:val="left"/>
      <w:pPr>
        <w:tabs>
          <w:tab w:val="num" w:pos="2880"/>
        </w:tabs>
        <w:ind w:left="2880" w:hanging="360"/>
      </w:pPr>
    </w:lvl>
    <w:lvl w:ilvl="4" w:tplc="F71EBBD0" w:tentative="1">
      <w:start w:val="1"/>
      <w:numFmt w:val="decimal"/>
      <w:lvlText w:val="%5."/>
      <w:lvlJc w:val="left"/>
      <w:pPr>
        <w:tabs>
          <w:tab w:val="num" w:pos="3600"/>
        </w:tabs>
        <w:ind w:left="3600" w:hanging="360"/>
      </w:pPr>
    </w:lvl>
    <w:lvl w:ilvl="5" w:tplc="99B430C6" w:tentative="1">
      <w:start w:val="1"/>
      <w:numFmt w:val="decimal"/>
      <w:lvlText w:val="%6."/>
      <w:lvlJc w:val="left"/>
      <w:pPr>
        <w:tabs>
          <w:tab w:val="num" w:pos="4320"/>
        </w:tabs>
        <w:ind w:left="4320" w:hanging="360"/>
      </w:pPr>
    </w:lvl>
    <w:lvl w:ilvl="6" w:tplc="92FC754E" w:tentative="1">
      <w:start w:val="1"/>
      <w:numFmt w:val="decimal"/>
      <w:lvlText w:val="%7."/>
      <w:lvlJc w:val="left"/>
      <w:pPr>
        <w:tabs>
          <w:tab w:val="num" w:pos="5040"/>
        </w:tabs>
        <w:ind w:left="5040" w:hanging="360"/>
      </w:pPr>
    </w:lvl>
    <w:lvl w:ilvl="7" w:tplc="AB067006" w:tentative="1">
      <w:start w:val="1"/>
      <w:numFmt w:val="decimal"/>
      <w:lvlText w:val="%8."/>
      <w:lvlJc w:val="left"/>
      <w:pPr>
        <w:tabs>
          <w:tab w:val="num" w:pos="5760"/>
        </w:tabs>
        <w:ind w:left="5760" w:hanging="360"/>
      </w:pPr>
    </w:lvl>
    <w:lvl w:ilvl="8" w:tplc="33268080" w:tentative="1">
      <w:start w:val="1"/>
      <w:numFmt w:val="decimal"/>
      <w:lvlText w:val="%9."/>
      <w:lvlJc w:val="left"/>
      <w:pPr>
        <w:tabs>
          <w:tab w:val="num" w:pos="6480"/>
        </w:tabs>
        <w:ind w:left="6480" w:hanging="360"/>
      </w:pPr>
    </w:lvl>
  </w:abstractNum>
  <w:abstractNum w:abstractNumId="22" w15:restartNumberingAfterBreak="0">
    <w:nsid w:val="59205A80"/>
    <w:multiLevelType w:val="multilevel"/>
    <w:tmpl w:val="6530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62466A98"/>
    <w:multiLevelType w:val="hybridMultilevel"/>
    <w:tmpl w:val="3A7AA3C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5" w15:restartNumberingAfterBreak="0">
    <w:nsid w:val="63196F3D"/>
    <w:multiLevelType w:val="hybridMultilevel"/>
    <w:tmpl w:val="999C93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68960773"/>
    <w:multiLevelType w:val="hybridMultilevel"/>
    <w:tmpl w:val="1F60F63A"/>
    <w:lvl w:ilvl="0" w:tplc="6B38CC8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9134BFC"/>
    <w:multiLevelType w:val="hybridMultilevel"/>
    <w:tmpl w:val="9A6C9FAA"/>
    <w:lvl w:ilvl="0" w:tplc="B2701F28">
      <w:start w:val="1"/>
      <w:numFmt w:val="decimal"/>
      <w:lvlText w:val="%1."/>
      <w:lvlJc w:val="left"/>
      <w:pPr>
        <w:tabs>
          <w:tab w:val="num" w:pos="720"/>
        </w:tabs>
        <w:ind w:left="720" w:hanging="360"/>
      </w:pPr>
    </w:lvl>
    <w:lvl w:ilvl="1" w:tplc="A1D636A4" w:tentative="1">
      <w:start w:val="1"/>
      <w:numFmt w:val="decimal"/>
      <w:lvlText w:val="%2."/>
      <w:lvlJc w:val="left"/>
      <w:pPr>
        <w:tabs>
          <w:tab w:val="num" w:pos="1440"/>
        </w:tabs>
        <w:ind w:left="1440" w:hanging="360"/>
      </w:pPr>
    </w:lvl>
    <w:lvl w:ilvl="2" w:tplc="9F642648" w:tentative="1">
      <w:start w:val="1"/>
      <w:numFmt w:val="decimal"/>
      <w:lvlText w:val="%3."/>
      <w:lvlJc w:val="left"/>
      <w:pPr>
        <w:tabs>
          <w:tab w:val="num" w:pos="2160"/>
        </w:tabs>
        <w:ind w:left="2160" w:hanging="360"/>
      </w:pPr>
    </w:lvl>
    <w:lvl w:ilvl="3" w:tplc="034A958C" w:tentative="1">
      <w:start w:val="1"/>
      <w:numFmt w:val="decimal"/>
      <w:lvlText w:val="%4."/>
      <w:lvlJc w:val="left"/>
      <w:pPr>
        <w:tabs>
          <w:tab w:val="num" w:pos="2880"/>
        </w:tabs>
        <w:ind w:left="2880" w:hanging="360"/>
      </w:pPr>
    </w:lvl>
    <w:lvl w:ilvl="4" w:tplc="C08E8D22" w:tentative="1">
      <w:start w:val="1"/>
      <w:numFmt w:val="decimal"/>
      <w:lvlText w:val="%5."/>
      <w:lvlJc w:val="left"/>
      <w:pPr>
        <w:tabs>
          <w:tab w:val="num" w:pos="3600"/>
        </w:tabs>
        <w:ind w:left="3600" w:hanging="360"/>
      </w:pPr>
    </w:lvl>
    <w:lvl w:ilvl="5" w:tplc="F534880E" w:tentative="1">
      <w:start w:val="1"/>
      <w:numFmt w:val="decimal"/>
      <w:lvlText w:val="%6."/>
      <w:lvlJc w:val="left"/>
      <w:pPr>
        <w:tabs>
          <w:tab w:val="num" w:pos="4320"/>
        </w:tabs>
        <w:ind w:left="4320" w:hanging="360"/>
      </w:pPr>
    </w:lvl>
    <w:lvl w:ilvl="6" w:tplc="EC1A3E96" w:tentative="1">
      <w:start w:val="1"/>
      <w:numFmt w:val="decimal"/>
      <w:lvlText w:val="%7."/>
      <w:lvlJc w:val="left"/>
      <w:pPr>
        <w:tabs>
          <w:tab w:val="num" w:pos="5040"/>
        </w:tabs>
        <w:ind w:left="5040" w:hanging="360"/>
      </w:pPr>
    </w:lvl>
    <w:lvl w:ilvl="7" w:tplc="66D2E2D8" w:tentative="1">
      <w:start w:val="1"/>
      <w:numFmt w:val="decimal"/>
      <w:lvlText w:val="%8."/>
      <w:lvlJc w:val="left"/>
      <w:pPr>
        <w:tabs>
          <w:tab w:val="num" w:pos="5760"/>
        </w:tabs>
        <w:ind w:left="5760" w:hanging="360"/>
      </w:pPr>
    </w:lvl>
    <w:lvl w:ilvl="8" w:tplc="08FE6FF2" w:tentative="1">
      <w:start w:val="1"/>
      <w:numFmt w:val="decimal"/>
      <w:lvlText w:val="%9."/>
      <w:lvlJc w:val="left"/>
      <w:pPr>
        <w:tabs>
          <w:tab w:val="num" w:pos="6480"/>
        </w:tabs>
        <w:ind w:left="6480" w:hanging="360"/>
      </w:pPr>
    </w:lvl>
  </w:abstractNum>
  <w:abstractNum w:abstractNumId="28" w15:restartNumberingAfterBreak="0">
    <w:nsid w:val="69B21EC9"/>
    <w:multiLevelType w:val="hybridMultilevel"/>
    <w:tmpl w:val="8F58CD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6FC7C2A"/>
    <w:multiLevelType w:val="hybridMultilevel"/>
    <w:tmpl w:val="79EE2C70"/>
    <w:lvl w:ilvl="0" w:tplc="429E24C6">
      <w:start w:val="1"/>
      <w:numFmt w:val="decimal"/>
      <w:lvlText w:val="%1."/>
      <w:lvlJc w:val="left"/>
      <w:pPr>
        <w:tabs>
          <w:tab w:val="num" w:pos="720"/>
        </w:tabs>
        <w:ind w:left="720" w:hanging="360"/>
      </w:pPr>
    </w:lvl>
    <w:lvl w:ilvl="1" w:tplc="35FA2140" w:tentative="1">
      <w:start w:val="1"/>
      <w:numFmt w:val="decimal"/>
      <w:lvlText w:val="%2."/>
      <w:lvlJc w:val="left"/>
      <w:pPr>
        <w:tabs>
          <w:tab w:val="num" w:pos="1440"/>
        </w:tabs>
        <w:ind w:left="1440" w:hanging="360"/>
      </w:pPr>
    </w:lvl>
    <w:lvl w:ilvl="2" w:tplc="F56CCE42" w:tentative="1">
      <w:start w:val="1"/>
      <w:numFmt w:val="decimal"/>
      <w:lvlText w:val="%3."/>
      <w:lvlJc w:val="left"/>
      <w:pPr>
        <w:tabs>
          <w:tab w:val="num" w:pos="2160"/>
        </w:tabs>
        <w:ind w:left="2160" w:hanging="360"/>
      </w:pPr>
    </w:lvl>
    <w:lvl w:ilvl="3" w:tplc="3BDCE754" w:tentative="1">
      <w:start w:val="1"/>
      <w:numFmt w:val="decimal"/>
      <w:lvlText w:val="%4."/>
      <w:lvlJc w:val="left"/>
      <w:pPr>
        <w:tabs>
          <w:tab w:val="num" w:pos="2880"/>
        </w:tabs>
        <w:ind w:left="2880" w:hanging="360"/>
      </w:pPr>
    </w:lvl>
    <w:lvl w:ilvl="4" w:tplc="2D822896" w:tentative="1">
      <w:start w:val="1"/>
      <w:numFmt w:val="decimal"/>
      <w:lvlText w:val="%5."/>
      <w:lvlJc w:val="left"/>
      <w:pPr>
        <w:tabs>
          <w:tab w:val="num" w:pos="3600"/>
        </w:tabs>
        <w:ind w:left="3600" w:hanging="360"/>
      </w:pPr>
    </w:lvl>
    <w:lvl w:ilvl="5" w:tplc="451CA392" w:tentative="1">
      <w:start w:val="1"/>
      <w:numFmt w:val="decimal"/>
      <w:lvlText w:val="%6."/>
      <w:lvlJc w:val="left"/>
      <w:pPr>
        <w:tabs>
          <w:tab w:val="num" w:pos="4320"/>
        </w:tabs>
        <w:ind w:left="4320" w:hanging="360"/>
      </w:pPr>
    </w:lvl>
    <w:lvl w:ilvl="6" w:tplc="AD68D922" w:tentative="1">
      <w:start w:val="1"/>
      <w:numFmt w:val="decimal"/>
      <w:lvlText w:val="%7."/>
      <w:lvlJc w:val="left"/>
      <w:pPr>
        <w:tabs>
          <w:tab w:val="num" w:pos="5040"/>
        </w:tabs>
        <w:ind w:left="5040" w:hanging="360"/>
      </w:pPr>
    </w:lvl>
    <w:lvl w:ilvl="7" w:tplc="7220AFB8" w:tentative="1">
      <w:start w:val="1"/>
      <w:numFmt w:val="decimal"/>
      <w:lvlText w:val="%8."/>
      <w:lvlJc w:val="left"/>
      <w:pPr>
        <w:tabs>
          <w:tab w:val="num" w:pos="5760"/>
        </w:tabs>
        <w:ind w:left="5760" w:hanging="360"/>
      </w:pPr>
    </w:lvl>
    <w:lvl w:ilvl="8" w:tplc="CA1C0772" w:tentative="1">
      <w:start w:val="1"/>
      <w:numFmt w:val="decimal"/>
      <w:lvlText w:val="%9."/>
      <w:lvlJc w:val="left"/>
      <w:pPr>
        <w:tabs>
          <w:tab w:val="num" w:pos="6480"/>
        </w:tabs>
        <w:ind w:left="6480" w:hanging="360"/>
      </w:pPr>
    </w:lvl>
  </w:abstractNum>
  <w:abstractNum w:abstractNumId="30" w15:restartNumberingAfterBreak="0">
    <w:nsid w:val="7B70440B"/>
    <w:multiLevelType w:val="hybridMultilevel"/>
    <w:tmpl w:val="2F1A58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7D2D08BC"/>
    <w:multiLevelType w:val="hybridMultilevel"/>
    <w:tmpl w:val="995C0944"/>
    <w:lvl w:ilvl="0" w:tplc="0413000F">
      <w:start w:val="1"/>
      <w:numFmt w:val="decimal"/>
      <w:lvlText w:val="%1."/>
      <w:lvlJc w:val="left"/>
      <w:pPr>
        <w:ind w:left="1428" w:hanging="360"/>
      </w:pPr>
    </w:lvl>
    <w:lvl w:ilvl="1" w:tplc="04130019" w:tentative="1">
      <w:start w:val="1"/>
      <w:numFmt w:val="lowerLetter"/>
      <w:lvlText w:val="%2."/>
      <w:lvlJc w:val="left"/>
      <w:pPr>
        <w:ind w:left="2148" w:hanging="360"/>
      </w:pPr>
    </w:lvl>
    <w:lvl w:ilvl="2" w:tplc="0413001B" w:tentative="1">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32" w15:restartNumberingAfterBreak="0">
    <w:nsid w:val="7D3E0AE3"/>
    <w:multiLevelType w:val="hybridMultilevel"/>
    <w:tmpl w:val="C5A866F2"/>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611786272">
    <w:abstractNumId w:val="6"/>
  </w:num>
  <w:num w:numId="2" w16cid:durableId="1319766728">
    <w:abstractNumId w:val="8"/>
  </w:num>
  <w:num w:numId="3" w16cid:durableId="1242643947">
    <w:abstractNumId w:val="3"/>
  </w:num>
  <w:num w:numId="4" w16cid:durableId="1428649213">
    <w:abstractNumId w:val="16"/>
  </w:num>
  <w:num w:numId="5" w16cid:durableId="383337087">
    <w:abstractNumId w:val="23"/>
  </w:num>
  <w:num w:numId="6" w16cid:durableId="313949128">
    <w:abstractNumId w:val="20"/>
  </w:num>
  <w:num w:numId="7" w16cid:durableId="152307486">
    <w:abstractNumId w:val="11"/>
  </w:num>
  <w:num w:numId="8" w16cid:durableId="1786928630">
    <w:abstractNumId w:val="31"/>
  </w:num>
  <w:num w:numId="9" w16cid:durableId="1941453646">
    <w:abstractNumId w:val="19"/>
  </w:num>
  <w:num w:numId="10" w16cid:durableId="1546522885">
    <w:abstractNumId w:val="32"/>
  </w:num>
  <w:num w:numId="11" w16cid:durableId="2053722742">
    <w:abstractNumId w:val="22"/>
  </w:num>
  <w:num w:numId="12" w16cid:durableId="1598715633">
    <w:abstractNumId w:val="25"/>
  </w:num>
  <w:num w:numId="13" w16cid:durableId="1948735572">
    <w:abstractNumId w:val="30"/>
  </w:num>
  <w:num w:numId="14" w16cid:durableId="2009165623">
    <w:abstractNumId w:val="12"/>
  </w:num>
  <w:num w:numId="15" w16cid:durableId="2002999090">
    <w:abstractNumId w:val="29"/>
  </w:num>
  <w:num w:numId="16" w16cid:durableId="490953221">
    <w:abstractNumId w:val="27"/>
  </w:num>
  <w:num w:numId="17" w16cid:durableId="647629236">
    <w:abstractNumId w:val="21"/>
  </w:num>
  <w:num w:numId="18" w16cid:durableId="1479809133">
    <w:abstractNumId w:val="26"/>
  </w:num>
  <w:num w:numId="19" w16cid:durableId="201332364">
    <w:abstractNumId w:val="14"/>
  </w:num>
  <w:num w:numId="20" w16cid:durableId="1577978229">
    <w:abstractNumId w:val="9"/>
  </w:num>
  <w:num w:numId="21" w16cid:durableId="226644941">
    <w:abstractNumId w:val="7"/>
  </w:num>
  <w:num w:numId="22" w16cid:durableId="196166938">
    <w:abstractNumId w:val="10"/>
  </w:num>
  <w:num w:numId="23" w16cid:durableId="185336857">
    <w:abstractNumId w:val="4"/>
  </w:num>
  <w:num w:numId="24" w16cid:durableId="642470944">
    <w:abstractNumId w:val="18"/>
  </w:num>
  <w:num w:numId="25" w16cid:durableId="1300763163">
    <w:abstractNumId w:val="5"/>
  </w:num>
  <w:num w:numId="26" w16cid:durableId="1456488747">
    <w:abstractNumId w:val="17"/>
  </w:num>
  <w:num w:numId="27" w16cid:durableId="478763550">
    <w:abstractNumId w:val="2"/>
  </w:num>
  <w:num w:numId="28" w16cid:durableId="914433929">
    <w:abstractNumId w:val="28"/>
  </w:num>
  <w:num w:numId="29" w16cid:durableId="1085153718">
    <w:abstractNumId w:val="0"/>
  </w:num>
  <w:num w:numId="30" w16cid:durableId="442305654">
    <w:abstractNumId w:val="15"/>
  </w:num>
  <w:num w:numId="31" w16cid:durableId="135798475">
    <w:abstractNumId w:val="1"/>
  </w:num>
  <w:num w:numId="32" w16cid:durableId="1792480659">
    <w:abstractNumId w:val="24"/>
  </w:num>
  <w:num w:numId="33" w16cid:durableId="189611808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mara Rouette / PVO Limburg">
    <w15:presenceInfo w15:providerId="AD" w15:userId="S::tamara.rouette@pvo-limburg.nl::f21af6bf-00e6-40d5-a8a7-4593c6213d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00F98"/>
    <w:rsid w:val="000131F3"/>
    <w:rsid w:val="00014470"/>
    <w:rsid w:val="00022DA0"/>
    <w:rsid w:val="00027D24"/>
    <w:rsid w:val="0003428F"/>
    <w:rsid w:val="00036412"/>
    <w:rsid w:val="00055E8E"/>
    <w:rsid w:val="0006131B"/>
    <w:rsid w:val="000664C0"/>
    <w:rsid w:val="0007375E"/>
    <w:rsid w:val="00073CDB"/>
    <w:rsid w:val="000750E4"/>
    <w:rsid w:val="000825E0"/>
    <w:rsid w:val="00083A6B"/>
    <w:rsid w:val="00086198"/>
    <w:rsid w:val="00096ADA"/>
    <w:rsid w:val="000B243F"/>
    <w:rsid w:val="000C34B8"/>
    <w:rsid w:val="000C4A2B"/>
    <w:rsid w:val="000C69C2"/>
    <w:rsid w:val="000D2F35"/>
    <w:rsid w:val="000E79FE"/>
    <w:rsid w:val="000F1B5D"/>
    <w:rsid w:val="000F3ABC"/>
    <w:rsid w:val="000F42EA"/>
    <w:rsid w:val="00101FD6"/>
    <w:rsid w:val="0011684E"/>
    <w:rsid w:val="00122A04"/>
    <w:rsid w:val="00122EB2"/>
    <w:rsid w:val="00126C6F"/>
    <w:rsid w:val="0013403C"/>
    <w:rsid w:val="00146940"/>
    <w:rsid w:val="00151F9D"/>
    <w:rsid w:val="00164F8D"/>
    <w:rsid w:val="0017662E"/>
    <w:rsid w:val="00181263"/>
    <w:rsid w:val="001B2E4B"/>
    <w:rsid w:val="001B41A9"/>
    <w:rsid w:val="001D54A0"/>
    <w:rsid w:val="001D557D"/>
    <w:rsid w:val="001D73D7"/>
    <w:rsid w:val="001E057A"/>
    <w:rsid w:val="001E5D4B"/>
    <w:rsid w:val="001F250F"/>
    <w:rsid w:val="00213251"/>
    <w:rsid w:val="00217914"/>
    <w:rsid w:val="00221660"/>
    <w:rsid w:val="00226DFD"/>
    <w:rsid w:val="00251C37"/>
    <w:rsid w:val="00260DD8"/>
    <w:rsid w:val="0027779F"/>
    <w:rsid w:val="00280624"/>
    <w:rsid w:val="002A0B0F"/>
    <w:rsid w:val="002A67E9"/>
    <w:rsid w:val="002A75D4"/>
    <w:rsid w:val="002B78C2"/>
    <w:rsid w:val="002C2768"/>
    <w:rsid w:val="002D3053"/>
    <w:rsid w:val="002E2DC4"/>
    <w:rsid w:val="002E70EC"/>
    <w:rsid w:val="002F08A8"/>
    <w:rsid w:val="002F5D90"/>
    <w:rsid w:val="002F6D46"/>
    <w:rsid w:val="00313CD8"/>
    <w:rsid w:val="003203EA"/>
    <w:rsid w:val="003212A4"/>
    <w:rsid w:val="00321B13"/>
    <w:rsid w:val="00335E34"/>
    <w:rsid w:val="00340412"/>
    <w:rsid w:val="003418CE"/>
    <w:rsid w:val="00361AED"/>
    <w:rsid w:val="00394498"/>
    <w:rsid w:val="003A27FA"/>
    <w:rsid w:val="003A6C94"/>
    <w:rsid w:val="003A7584"/>
    <w:rsid w:val="003B2288"/>
    <w:rsid w:val="003B35AA"/>
    <w:rsid w:val="003B4467"/>
    <w:rsid w:val="003B47E8"/>
    <w:rsid w:val="003C5B44"/>
    <w:rsid w:val="003D0CAD"/>
    <w:rsid w:val="003D1EC8"/>
    <w:rsid w:val="003E066F"/>
    <w:rsid w:val="003F469F"/>
    <w:rsid w:val="00401F5A"/>
    <w:rsid w:val="00407882"/>
    <w:rsid w:val="004104E6"/>
    <w:rsid w:val="004125B2"/>
    <w:rsid w:val="00413FBA"/>
    <w:rsid w:val="00414F7E"/>
    <w:rsid w:val="00421E65"/>
    <w:rsid w:val="00422724"/>
    <w:rsid w:val="00423A2C"/>
    <w:rsid w:val="00425278"/>
    <w:rsid w:val="00425C30"/>
    <w:rsid w:val="0043650A"/>
    <w:rsid w:val="0043779B"/>
    <w:rsid w:val="00445164"/>
    <w:rsid w:val="00446286"/>
    <w:rsid w:val="004545D3"/>
    <w:rsid w:val="0045797B"/>
    <w:rsid w:val="004755E5"/>
    <w:rsid w:val="00483251"/>
    <w:rsid w:val="00485101"/>
    <w:rsid w:val="00485B36"/>
    <w:rsid w:val="00491063"/>
    <w:rsid w:val="004A4F31"/>
    <w:rsid w:val="004B3799"/>
    <w:rsid w:val="004C2064"/>
    <w:rsid w:val="004C4A71"/>
    <w:rsid w:val="004D284A"/>
    <w:rsid w:val="004D2957"/>
    <w:rsid w:val="004D3AAA"/>
    <w:rsid w:val="004F0118"/>
    <w:rsid w:val="004F5EA8"/>
    <w:rsid w:val="00506BD9"/>
    <w:rsid w:val="00506EBD"/>
    <w:rsid w:val="00507F5C"/>
    <w:rsid w:val="00521AF5"/>
    <w:rsid w:val="005375B8"/>
    <w:rsid w:val="00563B2A"/>
    <w:rsid w:val="00571876"/>
    <w:rsid w:val="00580A5A"/>
    <w:rsid w:val="0058186A"/>
    <w:rsid w:val="005870DC"/>
    <w:rsid w:val="005B2068"/>
    <w:rsid w:val="005B2E47"/>
    <w:rsid w:val="005B555C"/>
    <w:rsid w:val="005C6DB0"/>
    <w:rsid w:val="005D456A"/>
    <w:rsid w:val="005D48B5"/>
    <w:rsid w:val="005D5D93"/>
    <w:rsid w:val="005F4D36"/>
    <w:rsid w:val="00600A81"/>
    <w:rsid w:val="00600AF9"/>
    <w:rsid w:val="0061593C"/>
    <w:rsid w:val="00622DB8"/>
    <w:rsid w:val="00624368"/>
    <w:rsid w:val="00632661"/>
    <w:rsid w:val="00634104"/>
    <w:rsid w:val="00634455"/>
    <w:rsid w:val="00644512"/>
    <w:rsid w:val="00645D94"/>
    <w:rsid w:val="00652F33"/>
    <w:rsid w:val="00662B68"/>
    <w:rsid w:val="00672D37"/>
    <w:rsid w:val="0068286D"/>
    <w:rsid w:val="00684EB6"/>
    <w:rsid w:val="00685582"/>
    <w:rsid w:val="00686DE4"/>
    <w:rsid w:val="006A4622"/>
    <w:rsid w:val="006B28F2"/>
    <w:rsid w:val="006D2E3E"/>
    <w:rsid w:val="006E3DDA"/>
    <w:rsid w:val="006E4EE5"/>
    <w:rsid w:val="006E588A"/>
    <w:rsid w:val="006F384E"/>
    <w:rsid w:val="006F5F1E"/>
    <w:rsid w:val="00701BFD"/>
    <w:rsid w:val="00716F2B"/>
    <w:rsid w:val="0072342B"/>
    <w:rsid w:val="00730597"/>
    <w:rsid w:val="00744129"/>
    <w:rsid w:val="00756DEF"/>
    <w:rsid w:val="00777A02"/>
    <w:rsid w:val="00785601"/>
    <w:rsid w:val="00792D3E"/>
    <w:rsid w:val="007948C0"/>
    <w:rsid w:val="007A6AA0"/>
    <w:rsid w:val="007B0B3C"/>
    <w:rsid w:val="007B1D17"/>
    <w:rsid w:val="007B27A8"/>
    <w:rsid w:val="007C0C44"/>
    <w:rsid w:val="007D14EC"/>
    <w:rsid w:val="007D63FF"/>
    <w:rsid w:val="00831CFC"/>
    <w:rsid w:val="0083538B"/>
    <w:rsid w:val="008423EF"/>
    <w:rsid w:val="00853D11"/>
    <w:rsid w:val="00885377"/>
    <w:rsid w:val="00887811"/>
    <w:rsid w:val="00887E08"/>
    <w:rsid w:val="008A29F6"/>
    <w:rsid w:val="008A3464"/>
    <w:rsid w:val="008A7882"/>
    <w:rsid w:val="008B5D31"/>
    <w:rsid w:val="008B6826"/>
    <w:rsid w:val="008C7F25"/>
    <w:rsid w:val="008F0B16"/>
    <w:rsid w:val="008F1D7F"/>
    <w:rsid w:val="00902BC7"/>
    <w:rsid w:val="00920517"/>
    <w:rsid w:val="0093165E"/>
    <w:rsid w:val="009316AA"/>
    <w:rsid w:val="00937D7D"/>
    <w:rsid w:val="00942462"/>
    <w:rsid w:val="0095610E"/>
    <w:rsid w:val="0095754A"/>
    <w:rsid w:val="00972980"/>
    <w:rsid w:val="00986084"/>
    <w:rsid w:val="009C54BC"/>
    <w:rsid w:val="009C64EF"/>
    <w:rsid w:val="009C7216"/>
    <w:rsid w:val="009D0C97"/>
    <w:rsid w:val="009E1F99"/>
    <w:rsid w:val="00A33409"/>
    <w:rsid w:val="00A4185E"/>
    <w:rsid w:val="00A44BEC"/>
    <w:rsid w:val="00A528CB"/>
    <w:rsid w:val="00A60C4F"/>
    <w:rsid w:val="00A8488C"/>
    <w:rsid w:val="00AA48A0"/>
    <w:rsid w:val="00AA4D4C"/>
    <w:rsid w:val="00AA6235"/>
    <w:rsid w:val="00AC0AEC"/>
    <w:rsid w:val="00AC5264"/>
    <w:rsid w:val="00AD4AF0"/>
    <w:rsid w:val="00AD5E51"/>
    <w:rsid w:val="00AE2EC2"/>
    <w:rsid w:val="00AF16FA"/>
    <w:rsid w:val="00AF4AFD"/>
    <w:rsid w:val="00B023D4"/>
    <w:rsid w:val="00B02C73"/>
    <w:rsid w:val="00B037F2"/>
    <w:rsid w:val="00B23BCF"/>
    <w:rsid w:val="00B24819"/>
    <w:rsid w:val="00B269DA"/>
    <w:rsid w:val="00B344D3"/>
    <w:rsid w:val="00B44264"/>
    <w:rsid w:val="00B46E78"/>
    <w:rsid w:val="00B52DFF"/>
    <w:rsid w:val="00B566B6"/>
    <w:rsid w:val="00B66B96"/>
    <w:rsid w:val="00B736D1"/>
    <w:rsid w:val="00B963E4"/>
    <w:rsid w:val="00BA113B"/>
    <w:rsid w:val="00BA2A34"/>
    <w:rsid w:val="00BA46FC"/>
    <w:rsid w:val="00BA6C35"/>
    <w:rsid w:val="00BB1CE8"/>
    <w:rsid w:val="00BC44D8"/>
    <w:rsid w:val="00BE01ED"/>
    <w:rsid w:val="00BF18AC"/>
    <w:rsid w:val="00C0023D"/>
    <w:rsid w:val="00C166ED"/>
    <w:rsid w:val="00C17B77"/>
    <w:rsid w:val="00C408B3"/>
    <w:rsid w:val="00C46709"/>
    <w:rsid w:val="00C5076C"/>
    <w:rsid w:val="00C5567F"/>
    <w:rsid w:val="00C57122"/>
    <w:rsid w:val="00C630C7"/>
    <w:rsid w:val="00C663CB"/>
    <w:rsid w:val="00C8038F"/>
    <w:rsid w:val="00C821D7"/>
    <w:rsid w:val="00C906DE"/>
    <w:rsid w:val="00CA10DC"/>
    <w:rsid w:val="00CA1F4C"/>
    <w:rsid w:val="00CA1F54"/>
    <w:rsid w:val="00CA2537"/>
    <w:rsid w:val="00CA2ADD"/>
    <w:rsid w:val="00CA7572"/>
    <w:rsid w:val="00CB4921"/>
    <w:rsid w:val="00CB7861"/>
    <w:rsid w:val="00CD1C01"/>
    <w:rsid w:val="00CD6DEF"/>
    <w:rsid w:val="00CF29F8"/>
    <w:rsid w:val="00D02741"/>
    <w:rsid w:val="00D0595B"/>
    <w:rsid w:val="00D1667D"/>
    <w:rsid w:val="00D22CB8"/>
    <w:rsid w:val="00D41516"/>
    <w:rsid w:val="00D417E0"/>
    <w:rsid w:val="00D4444E"/>
    <w:rsid w:val="00D63710"/>
    <w:rsid w:val="00D66B88"/>
    <w:rsid w:val="00D90E83"/>
    <w:rsid w:val="00DB0597"/>
    <w:rsid w:val="00DD2432"/>
    <w:rsid w:val="00DD3B02"/>
    <w:rsid w:val="00DD4B28"/>
    <w:rsid w:val="00DD5670"/>
    <w:rsid w:val="00DD770F"/>
    <w:rsid w:val="00DE4132"/>
    <w:rsid w:val="00DF0B09"/>
    <w:rsid w:val="00DF6972"/>
    <w:rsid w:val="00DF7909"/>
    <w:rsid w:val="00E02855"/>
    <w:rsid w:val="00E147B6"/>
    <w:rsid w:val="00E22122"/>
    <w:rsid w:val="00E370A8"/>
    <w:rsid w:val="00E5122E"/>
    <w:rsid w:val="00E527E0"/>
    <w:rsid w:val="00E5467D"/>
    <w:rsid w:val="00E60FAD"/>
    <w:rsid w:val="00E630EF"/>
    <w:rsid w:val="00E674C3"/>
    <w:rsid w:val="00E81144"/>
    <w:rsid w:val="00E90521"/>
    <w:rsid w:val="00E94714"/>
    <w:rsid w:val="00E96E33"/>
    <w:rsid w:val="00EA31C1"/>
    <w:rsid w:val="00EB73F3"/>
    <w:rsid w:val="00EC691C"/>
    <w:rsid w:val="00ED0628"/>
    <w:rsid w:val="00EE1467"/>
    <w:rsid w:val="00EE1657"/>
    <w:rsid w:val="00EE3967"/>
    <w:rsid w:val="00EE49CF"/>
    <w:rsid w:val="00EE49FF"/>
    <w:rsid w:val="00EE5AFD"/>
    <w:rsid w:val="00EE70D8"/>
    <w:rsid w:val="00F03DFD"/>
    <w:rsid w:val="00F13066"/>
    <w:rsid w:val="00F15059"/>
    <w:rsid w:val="00F21BB5"/>
    <w:rsid w:val="00F32909"/>
    <w:rsid w:val="00F46FCD"/>
    <w:rsid w:val="00F50609"/>
    <w:rsid w:val="00F72224"/>
    <w:rsid w:val="00F734B0"/>
    <w:rsid w:val="00F8293E"/>
    <w:rsid w:val="00F86EAE"/>
    <w:rsid w:val="00FA16C6"/>
    <w:rsid w:val="00FA315D"/>
    <w:rsid w:val="00FC0A1A"/>
    <w:rsid w:val="00FD0F82"/>
    <w:rsid w:val="00FE1AFC"/>
    <w:rsid w:val="00FE1DC9"/>
    <w:rsid w:val="00FF002F"/>
    <w:rsid w:val="00FF5DD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06145"/>
  <w15:docId w15:val="{C219E3E8-89A1-4D97-AC19-4508C0CCA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44264"/>
  </w:style>
  <w:style w:type="paragraph" w:styleId="Kop1">
    <w:name w:val="heading 1"/>
    <w:basedOn w:val="Standaard"/>
    <w:next w:val="Standaard"/>
    <w:link w:val="Kop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B44264"/>
    <w:pPr>
      <w:keepNext/>
      <w:keepLines/>
      <w:spacing w:before="40" w:after="120" w:line="276" w:lineRule="auto"/>
      <w:jc w:val="center"/>
      <w:outlineLvl w:val="1"/>
    </w:pPr>
    <w:rPr>
      <w:rFonts w:eastAsiaTheme="majorEastAsia" w:cstheme="majorBidi"/>
      <w:color w:val="000000" w:themeColor="text1"/>
      <w:sz w:val="40"/>
      <w:szCs w:val="26"/>
    </w:rPr>
  </w:style>
  <w:style w:type="paragraph" w:styleId="Kop3">
    <w:name w:val="heading 3"/>
    <w:basedOn w:val="Standaard"/>
    <w:next w:val="Standaard"/>
    <w:link w:val="Kop3Char"/>
    <w:uiPriority w:val="9"/>
    <w:unhideWhenUsed/>
    <w:qFormat/>
    <w:rsid w:val="00B44264"/>
    <w:pPr>
      <w:keepNext/>
      <w:keepLines/>
      <w:spacing w:before="40" w:after="0"/>
      <w:outlineLvl w:val="2"/>
    </w:pPr>
    <w:rPr>
      <w:rFonts w:eastAsiaTheme="majorEastAsia" w:cstheme="majorBidi"/>
      <w:i/>
      <w:color w:val="000000" w:themeColor="text1"/>
      <w:szCs w:val="24"/>
    </w:rPr>
  </w:style>
  <w:style w:type="paragraph" w:styleId="Kop4">
    <w:name w:val="heading 4"/>
    <w:basedOn w:val="Standaard"/>
    <w:next w:val="Standaard"/>
    <w:link w:val="Kop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D0CA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D0CAD"/>
  </w:style>
  <w:style w:type="paragraph" w:styleId="Voettekst">
    <w:name w:val="footer"/>
    <w:basedOn w:val="Standaard"/>
    <w:link w:val="VoettekstChar"/>
    <w:uiPriority w:val="99"/>
    <w:unhideWhenUsed/>
    <w:rsid w:val="003D0CA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D0CAD"/>
  </w:style>
  <w:style w:type="table" w:styleId="Tabelraster">
    <w:name w:val="Table Grid"/>
    <w:basedOn w:val="Standaardtabel"/>
    <w:uiPriority w:val="3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716F2B"/>
    <w:pPr>
      <w:ind w:left="720"/>
      <w:contextualSpacing/>
    </w:pPr>
  </w:style>
  <w:style w:type="character" w:customStyle="1" w:styleId="Kop1Char">
    <w:name w:val="Kop 1 Char"/>
    <w:basedOn w:val="Standaardalinea-lettertype"/>
    <w:link w:val="Kop1"/>
    <w:uiPriority w:val="9"/>
    <w:rsid w:val="00B44264"/>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B44264"/>
    <w:rPr>
      <w:rFonts w:eastAsiaTheme="majorEastAsia" w:cstheme="majorBidi"/>
      <w:color w:val="000000" w:themeColor="text1"/>
      <w:sz w:val="40"/>
      <w:szCs w:val="26"/>
    </w:rPr>
  </w:style>
  <w:style w:type="character" w:customStyle="1" w:styleId="Kop3Char">
    <w:name w:val="Kop 3 Char"/>
    <w:basedOn w:val="Standaardalinea-lettertype"/>
    <w:link w:val="Kop3"/>
    <w:uiPriority w:val="9"/>
    <w:rsid w:val="00B44264"/>
    <w:rPr>
      <w:rFonts w:eastAsiaTheme="majorEastAsia" w:cstheme="majorBidi"/>
      <w:i/>
      <w:color w:val="000000" w:themeColor="text1"/>
      <w:szCs w:val="24"/>
    </w:rPr>
  </w:style>
  <w:style w:type="character" w:customStyle="1" w:styleId="Kop4Char">
    <w:name w:val="Kop 4 Char"/>
    <w:basedOn w:val="Standaardalinea-lettertype"/>
    <w:link w:val="Kop4"/>
    <w:uiPriority w:val="9"/>
    <w:semiHidden/>
    <w:rsid w:val="00B44264"/>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756DE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56DEF"/>
    <w:rPr>
      <w:rFonts w:ascii="Tahoma" w:hAnsi="Tahoma" w:cs="Tahoma"/>
      <w:sz w:val="16"/>
      <w:szCs w:val="16"/>
    </w:rPr>
  </w:style>
  <w:style w:type="paragraph" w:customStyle="1" w:styleId="Default">
    <w:name w:val="Default"/>
    <w:rsid w:val="00AF16FA"/>
    <w:pPr>
      <w:autoSpaceDE w:val="0"/>
      <w:autoSpaceDN w:val="0"/>
      <w:adjustRightInd w:val="0"/>
      <w:spacing w:after="0" w:line="240" w:lineRule="auto"/>
    </w:pPr>
    <w:rPr>
      <w:rFonts w:ascii="Times New Roman" w:eastAsia="Times New Roman" w:hAnsi="Times New Roman" w:cs="Times New Roman"/>
      <w:color w:val="000000"/>
      <w:sz w:val="24"/>
      <w:szCs w:val="24"/>
      <w:lang w:eastAsia="nl-NL"/>
    </w:rPr>
  </w:style>
  <w:style w:type="character" w:styleId="Verwijzingopmerking">
    <w:name w:val="annotation reference"/>
    <w:basedOn w:val="Standaardalinea-lettertype"/>
    <w:uiPriority w:val="99"/>
    <w:semiHidden/>
    <w:unhideWhenUsed/>
    <w:rsid w:val="00AF16FA"/>
    <w:rPr>
      <w:sz w:val="16"/>
      <w:szCs w:val="16"/>
    </w:rPr>
  </w:style>
  <w:style w:type="paragraph" w:styleId="Tekstopmerking">
    <w:name w:val="annotation text"/>
    <w:basedOn w:val="Standaard"/>
    <w:link w:val="TekstopmerkingChar"/>
    <w:uiPriority w:val="99"/>
    <w:unhideWhenUsed/>
    <w:rsid w:val="00AF16FA"/>
    <w:pPr>
      <w:spacing w:line="240" w:lineRule="auto"/>
    </w:pPr>
    <w:rPr>
      <w:sz w:val="20"/>
      <w:szCs w:val="20"/>
    </w:rPr>
  </w:style>
  <w:style w:type="character" w:customStyle="1" w:styleId="TekstopmerkingChar">
    <w:name w:val="Tekst opmerking Char"/>
    <w:basedOn w:val="Standaardalinea-lettertype"/>
    <w:link w:val="Tekstopmerking"/>
    <w:uiPriority w:val="99"/>
    <w:rsid w:val="00AF16FA"/>
    <w:rPr>
      <w:sz w:val="20"/>
      <w:szCs w:val="20"/>
    </w:rPr>
  </w:style>
  <w:style w:type="paragraph" w:styleId="Kopvaninhoudsopgave">
    <w:name w:val="TOC Heading"/>
    <w:basedOn w:val="Kop1"/>
    <w:next w:val="Standaard"/>
    <w:uiPriority w:val="39"/>
    <w:unhideWhenUsed/>
    <w:qFormat/>
    <w:rsid w:val="00AF16FA"/>
    <w:pPr>
      <w:spacing w:before="480" w:after="0"/>
      <w:jc w:val="left"/>
      <w:outlineLvl w:val="9"/>
    </w:pPr>
    <w:rPr>
      <w:rFonts w:asciiTheme="majorHAnsi" w:hAnsiTheme="majorHAnsi"/>
      <w:b/>
      <w:bCs/>
      <w:color w:val="2E74B5" w:themeColor="accent1" w:themeShade="BF"/>
      <w:sz w:val="28"/>
      <w:szCs w:val="28"/>
      <w:lang w:eastAsia="nl-NL"/>
    </w:rPr>
  </w:style>
  <w:style w:type="paragraph" w:styleId="Inhopg1">
    <w:name w:val="toc 1"/>
    <w:basedOn w:val="Standaard"/>
    <w:next w:val="Standaard"/>
    <w:autoRedefine/>
    <w:uiPriority w:val="39"/>
    <w:unhideWhenUsed/>
    <w:rsid w:val="00AF16FA"/>
    <w:pPr>
      <w:spacing w:before="120" w:after="0"/>
    </w:pPr>
    <w:rPr>
      <w:rFonts w:cstheme="minorHAnsi"/>
      <w:b/>
      <w:bCs/>
      <w:i/>
      <w:iCs/>
      <w:sz w:val="24"/>
      <w:szCs w:val="24"/>
    </w:rPr>
  </w:style>
  <w:style w:type="character" w:styleId="Hyperlink">
    <w:name w:val="Hyperlink"/>
    <w:basedOn w:val="Standaardalinea-lettertype"/>
    <w:uiPriority w:val="99"/>
    <w:unhideWhenUsed/>
    <w:rsid w:val="00AF16FA"/>
    <w:rPr>
      <w:color w:val="0563C1" w:themeColor="hyperlink"/>
      <w:u w:val="single"/>
    </w:rPr>
  </w:style>
  <w:style w:type="paragraph" w:styleId="Titel">
    <w:name w:val="Title"/>
    <w:basedOn w:val="Standaard"/>
    <w:next w:val="Standaard"/>
    <w:link w:val="TitelChar"/>
    <w:uiPriority w:val="10"/>
    <w:qFormat/>
    <w:rsid w:val="00AF16F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AF16FA"/>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AF16F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AF16FA"/>
    <w:rPr>
      <w:rFonts w:asciiTheme="majorHAnsi" w:eastAsiaTheme="majorEastAsia" w:hAnsiTheme="majorHAnsi" w:cstheme="majorBidi"/>
      <w:i/>
      <w:iCs/>
      <w:color w:val="5B9BD5" w:themeColor="accent1"/>
      <w:spacing w:val="15"/>
      <w:sz w:val="24"/>
      <w:szCs w:val="24"/>
    </w:rPr>
  </w:style>
  <w:style w:type="paragraph" w:styleId="Onderwerpvanopmerking">
    <w:name w:val="annotation subject"/>
    <w:basedOn w:val="Tekstopmerking"/>
    <w:next w:val="Tekstopmerking"/>
    <w:link w:val="OnderwerpvanopmerkingChar"/>
    <w:uiPriority w:val="99"/>
    <w:semiHidden/>
    <w:unhideWhenUsed/>
    <w:rsid w:val="008A7882"/>
    <w:rPr>
      <w:b/>
      <w:bCs/>
    </w:rPr>
  </w:style>
  <w:style w:type="character" w:customStyle="1" w:styleId="OnderwerpvanopmerkingChar">
    <w:name w:val="Onderwerp van opmerking Char"/>
    <w:basedOn w:val="TekstopmerkingChar"/>
    <w:link w:val="Onderwerpvanopmerking"/>
    <w:uiPriority w:val="99"/>
    <w:semiHidden/>
    <w:rsid w:val="008A7882"/>
    <w:rPr>
      <w:b/>
      <w:bCs/>
      <w:sz w:val="20"/>
      <w:szCs w:val="20"/>
    </w:rPr>
  </w:style>
  <w:style w:type="paragraph" w:styleId="Inhopg2">
    <w:name w:val="toc 2"/>
    <w:basedOn w:val="Standaard"/>
    <w:next w:val="Standaard"/>
    <w:autoRedefine/>
    <w:uiPriority w:val="39"/>
    <w:unhideWhenUsed/>
    <w:rsid w:val="002A0B0F"/>
    <w:pPr>
      <w:spacing w:before="120" w:after="0"/>
      <w:ind w:left="220"/>
    </w:pPr>
    <w:rPr>
      <w:rFonts w:cstheme="minorHAnsi"/>
      <w:b/>
      <w:bCs/>
    </w:rPr>
  </w:style>
  <w:style w:type="paragraph" w:styleId="Inhopg3">
    <w:name w:val="toc 3"/>
    <w:basedOn w:val="Standaard"/>
    <w:next w:val="Standaard"/>
    <w:autoRedefine/>
    <w:uiPriority w:val="39"/>
    <w:unhideWhenUsed/>
    <w:rsid w:val="005B2E47"/>
    <w:pPr>
      <w:spacing w:after="0"/>
      <w:ind w:left="440"/>
    </w:pPr>
    <w:rPr>
      <w:rFonts w:cstheme="minorHAnsi"/>
      <w:sz w:val="20"/>
      <w:szCs w:val="20"/>
    </w:rPr>
  </w:style>
  <w:style w:type="paragraph" w:styleId="Inhopg4">
    <w:name w:val="toc 4"/>
    <w:basedOn w:val="Standaard"/>
    <w:next w:val="Standaard"/>
    <w:autoRedefine/>
    <w:uiPriority w:val="39"/>
    <w:semiHidden/>
    <w:unhideWhenUsed/>
    <w:rsid w:val="005B2E47"/>
    <w:pPr>
      <w:spacing w:after="0"/>
      <w:ind w:left="660"/>
    </w:pPr>
    <w:rPr>
      <w:rFonts w:cstheme="minorHAnsi"/>
      <w:sz w:val="20"/>
      <w:szCs w:val="20"/>
    </w:rPr>
  </w:style>
  <w:style w:type="paragraph" w:styleId="Inhopg5">
    <w:name w:val="toc 5"/>
    <w:basedOn w:val="Standaard"/>
    <w:next w:val="Standaard"/>
    <w:autoRedefine/>
    <w:uiPriority w:val="39"/>
    <w:semiHidden/>
    <w:unhideWhenUsed/>
    <w:rsid w:val="005B2E47"/>
    <w:pPr>
      <w:spacing w:after="0"/>
      <w:ind w:left="880"/>
    </w:pPr>
    <w:rPr>
      <w:rFonts w:cstheme="minorHAnsi"/>
      <w:sz w:val="20"/>
      <w:szCs w:val="20"/>
    </w:rPr>
  </w:style>
  <w:style w:type="paragraph" w:styleId="Inhopg6">
    <w:name w:val="toc 6"/>
    <w:basedOn w:val="Standaard"/>
    <w:next w:val="Standaard"/>
    <w:autoRedefine/>
    <w:uiPriority w:val="39"/>
    <w:semiHidden/>
    <w:unhideWhenUsed/>
    <w:rsid w:val="005B2E47"/>
    <w:pPr>
      <w:spacing w:after="0"/>
      <w:ind w:left="1100"/>
    </w:pPr>
    <w:rPr>
      <w:rFonts w:cstheme="minorHAnsi"/>
      <w:sz w:val="20"/>
      <w:szCs w:val="20"/>
    </w:rPr>
  </w:style>
  <w:style w:type="paragraph" w:styleId="Inhopg7">
    <w:name w:val="toc 7"/>
    <w:basedOn w:val="Standaard"/>
    <w:next w:val="Standaard"/>
    <w:autoRedefine/>
    <w:uiPriority w:val="39"/>
    <w:semiHidden/>
    <w:unhideWhenUsed/>
    <w:rsid w:val="005B2E47"/>
    <w:pPr>
      <w:spacing w:after="0"/>
      <w:ind w:left="1320"/>
    </w:pPr>
    <w:rPr>
      <w:rFonts w:cstheme="minorHAnsi"/>
      <w:sz w:val="20"/>
      <w:szCs w:val="20"/>
    </w:rPr>
  </w:style>
  <w:style w:type="paragraph" w:styleId="Inhopg8">
    <w:name w:val="toc 8"/>
    <w:basedOn w:val="Standaard"/>
    <w:next w:val="Standaard"/>
    <w:autoRedefine/>
    <w:uiPriority w:val="39"/>
    <w:semiHidden/>
    <w:unhideWhenUsed/>
    <w:rsid w:val="005B2E47"/>
    <w:pPr>
      <w:spacing w:after="0"/>
      <w:ind w:left="1540"/>
    </w:pPr>
    <w:rPr>
      <w:rFonts w:cstheme="minorHAnsi"/>
      <w:sz w:val="20"/>
      <w:szCs w:val="20"/>
    </w:rPr>
  </w:style>
  <w:style w:type="paragraph" w:styleId="Inhopg9">
    <w:name w:val="toc 9"/>
    <w:basedOn w:val="Standaard"/>
    <w:next w:val="Standaard"/>
    <w:autoRedefine/>
    <w:uiPriority w:val="39"/>
    <w:semiHidden/>
    <w:unhideWhenUsed/>
    <w:rsid w:val="005B2E47"/>
    <w:pPr>
      <w:spacing w:after="0"/>
      <w:ind w:left="1760"/>
    </w:pPr>
    <w:rPr>
      <w:rFonts w:cstheme="minorHAnsi"/>
      <w:sz w:val="20"/>
      <w:szCs w:val="20"/>
    </w:rPr>
  </w:style>
  <w:style w:type="table" w:customStyle="1" w:styleId="TableGrid">
    <w:name w:val="TableGrid"/>
    <w:rsid w:val="00D4444E"/>
    <w:pPr>
      <w:spacing w:after="0" w:line="240" w:lineRule="auto"/>
    </w:pPr>
    <w:rPr>
      <w:rFonts w:eastAsiaTheme="minorEastAsia"/>
      <w:sz w:val="24"/>
      <w:szCs w:val="24"/>
      <w:lang w:eastAsia="en-GB"/>
    </w:rPr>
    <w:tblPr>
      <w:tblCellMar>
        <w:top w:w="0" w:type="dxa"/>
        <w:left w:w="0" w:type="dxa"/>
        <w:bottom w:w="0" w:type="dxa"/>
        <w:right w:w="0" w:type="dxa"/>
      </w:tblCellMar>
    </w:tblPr>
  </w:style>
  <w:style w:type="character" w:styleId="Paginanummer">
    <w:name w:val="page number"/>
    <w:basedOn w:val="Standaardalinea-lettertype"/>
    <w:uiPriority w:val="99"/>
    <w:semiHidden/>
    <w:unhideWhenUsed/>
    <w:rsid w:val="00AA4D4C"/>
  </w:style>
  <w:style w:type="paragraph" w:styleId="Geenafstand">
    <w:name w:val="No Spacing"/>
    <w:uiPriority w:val="1"/>
    <w:qFormat/>
    <w:rsid w:val="00C166ED"/>
    <w:pPr>
      <w:spacing w:after="0" w:line="240" w:lineRule="auto"/>
    </w:pPr>
  </w:style>
  <w:style w:type="paragraph" w:styleId="Normaalweb">
    <w:name w:val="Normal (Web)"/>
    <w:basedOn w:val="Standaard"/>
    <w:uiPriority w:val="99"/>
    <w:semiHidden/>
    <w:unhideWhenUsed/>
    <w:rsid w:val="002D3053"/>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Onopgelostemelding">
    <w:name w:val="Unresolved Mention"/>
    <w:basedOn w:val="Standaardalinea-lettertype"/>
    <w:uiPriority w:val="99"/>
    <w:semiHidden/>
    <w:unhideWhenUsed/>
    <w:rsid w:val="009C64EF"/>
    <w:rPr>
      <w:color w:val="605E5C"/>
      <w:shd w:val="clear" w:color="auto" w:fill="E1DFDD"/>
    </w:rPr>
  </w:style>
  <w:style w:type="character" w:styleId="GevolgdeHyperlink">
    <w:name w:val="FollowedHyperlink"/>
    <w:basedOn w:val="Standaardalinea-lettertype"/>
    <w:uiPriority w:val="99"/>
    <w:semiHidden/>
    <w:unhideWhenUsed/>
    <w:rsid w:val="009C64EF"/>
    <w:rPr>
      <w:color w:val="954F72" w:themeColor="followedHyperlink"/>
      <w:u w:val="single"/>
    </w:rPr>
  </w:style>
  <w:style w:type="paragraph" w:styleId="Revisie">
    <w:name w:val="Revision"/>
    <w:hidden/>
    <w:uiPriority w:val="99"/>
    <w:semiHidden/>
    <w:rsid w:val="000C34B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13232">
      <w:bodyDiv w:val="1"/>
      <w:marLeft w:val="0"/>
      <w:marRight w:val="0"/>
      <w:marTop w:val="0"/>
      <w:marBottom w:val="0"/>
      <w:divBdr>
        <w:top w:val="none" w:sz="0" w:space="0" w:color="auto"/>
        <w:left w:val="none" w:sz="0" w:space="0" w:color="auto"/>
        <w:bottom w:val="none" w:sz="0" w:space="0" w:color="auto"/>
        <w:right w:val="none" w:sz="0" w:space="0" w:color="auto"/>
      </w:divBdr>
      <w:divsChild>
        <w:div w:id="1879732766">
          <w:marLeft w:val="0"/>
          <w:marRight w:val="0"/>
          <w:marTop w:val="200"/>
          <w:marBottom w:val="0"/>
          <w:divBdr>
            <w:top w:val="none" w:sz="0" w:space="0" w:color="auto"/>
            <w:left w:val="none" w:sz="0" w:space="0" w:color="auto"/>
            <w:bottom w:val="none" w:sz="0" w:space="0" w:color="auto"/>
            <w:right w:val="none" w:sz="0" w:space="0" w:color="auto"/>
          </w:divBdr>
        </w:div>
      </w:divsChild>
    </w:div>
    <w:div w:id="244341704">
      <w:bodyDiv w:val="1"/>
      <w:marLeft w:val="0"/>
      <w:marRight w:val="0"/>
      <w:marTop w:val="0"/>
      <w:marBottom w:val="0"/>
      <w:divBdr>
        <w:top w:val="none" w:sz="0" w:space="0" w:color="auto"/>
        <w:left w:val="none" w:sz="0" w:space="0" w:color="auto"/>
        <w:bottom w:val="none" w:sz="0" w:space="0" w:color="auto"/>
        <w:right w:val="none" w:sz="0" w:space="0" w:color="auto"/>
      </w:divBdr>
    </w:div>
    <w:div w:id="256836601">
      <w:bodyDiv w:val="1"/>
      <w:marLeft w:val="0"/>
      <w:marRight w:val="0"/>
      <w:marTop w:val="0"/>
      <w:marBottom w:val="0"/>
      <w:divBdr>
        <w:top w:val="none" w:sz="0" w:space="0" w:color="auto"/>
        <w:left w:val="none" w:sz="0" w:space="0" w:color="auto"/>
        <w:bottom w:val="none" w:sz="0" w:space="0" w:color="auto"/>
        <w:right w:val="none" w:sz="0" w:space="0" w:color="auto"/>
      </w:divBdr>
    </w:div>
    <w:div w:id="353305340">
      <w:bodyDiv w:val="1"/>
      <w:marLeft w:val="0"/>
      <w:marRight w:val="0"/>
      <w:marTop w:val="0"/>
      <w:marBottom w:val="0"/>
      <w:divBdr>
        <w:top w:val="none" w:sz="0" w:space="0" w:color="auto"/>
        <w:left w:val="none" w:sz="0" w:space="0" w:color="auto"/>
        <w:bottom w:val="none" w:sz="0" w:space="0" w:color="auto"/>
        <w:right w:val="none" w:sz="0" w:space="0" w:color="auto"/>
      </w:divBdr>
      <w:divsChild>
        <w:div w:id="1538666913">
          <w:marLeft w:val="0"/>
          <w:marRight w:val="0"/>
          <w:marTop w:val="200"/>
          <w:marBottom w:val="0"/>
          <w:divBdr>
            <w:top w:val="none" w:sz="0" w:space="0" w:color="auto"/>
            <w:left w:val="none" w:sz="0" w:space="0" w:color="auto"/>
            <w:bottom w:val="none" w:sz="0" w:space="0" w:color="auto"/>
            <w:right w:val="none" w:sz="0" w:space="0" w:color="auto"/>
          </w:divBdr>
        </w:div>
      </w:divsChild>
    </w:div>
    <w:div w:id="607782261">
      <w:bodyDiv w:val="1"/>
      <w:marLeft w:val="0"/>
      <w:marRight w:val="0"/>
      <w:marTop w:val="0"/>
      <w:marBottom w:val="0"/>
      <w:divBdr>
        <w:top w:val="none" w:sz="0" w:space="0" w:color="auto"/>
        <w:left w:val="none" w:sz="0" w:space="0" w:color="auto"/>
        <w:bottom w:val="none" w:sz="0" w:space="0" w:color="auto"/>
        <w:right w:val="none" w:sz="0" w:space="0" w:color="auto"/>
      </w:divBdr>
      <w:divsChild>
        <w:div w:id="651640981">
          <w:marLeft w:val="0"/>
          <w:marRight w:val="0"/>
          <w:marTop w:val="200"/>
          <w:marBottom w:val="0"/>
          <w:divBdr>
            <w:top w:val="none" w:sz="0" w:space="0" w:color="auto"/>
            <w:left w:val="none" w:sz="0" w:space="0" w:color="auto"/>
            <w:bottom w:val="none" w:sz="0" w:space="0" w:color="auto"/>
            <w:right w:val="none" w:sz="0" w:space="0" w:color="auto"/>
          </w:divBdr>
        </w:div>
      </w:divsChild>
    </w:div>
    <w:div w:id="677274196">
      <w:bodyDiv w:val="1"/>
      <w:marLeft w:val="0"/>
      <w:marRight w:val="0"/>
      <w:marTop w:val="0"/>
      <w:marBottom w:val="0"/>
      <w:divBdr>
        <w:top w:val="none" w:sz="0" w:space="0" w:color="auto"/>
        <w:left w:val="none" w:sz="0" w:space="0" w:color="auto"/>
        <w:bottom w:val="none" w:sz="0" w:space="0" w:color="auto"/>
        <w:right w:val="none" w:sz="0" w:space="0" w:color="auto"/>
      </w:divBdr>
    </w:div>
    <w:div w:id="741952975">
      <w:bodyDiv w:val="1"/>
      <w:marLeft w:val="0"/>
      <w:marRight w:val="0"/>
      <w:marTop w:val="0"/>
      <w:marBottom w:val="0"/>
      <w:divBdr>
        <w:top w:val="none" w:sz="0" w:space="0" w:color="auto"/>
        <w:left w:val="none" w:sz="0" w:space="0" w:color="auto"/>
        <w:bottom w:val="none" w:sz="0" w:space="0" w:color="auto"/>
        <w:right w:val="none" w:sz="0" w:space="0" w:color="auto"/>
      </w:divBdr>
    </w:div>
    <w:div w:id="1082068141">
      <w:bodyDiv w:val="1"/>
      <w:marLeft w:val="0"/>
      <w:marRight w:val="0"/>
      <w:marTop w:val="0"/>
      <w:marBottom w:val="0"/>
      <w:divBdr>
        <w:top w:val="none" w:sz="0" w:space="0" w:color="auto"/>
        <w:left w:val="none" w:sz="0" w:space="0" w:color="auto"/>
        <w:bottom w:val="none" w:sz="0" w:space="0" w:color="auto"/>
        <w:right w:val="none" w:sz="0" w:space="0" w:color="auto"/>
      </w:divBdr>
    </w:div>
    <w:div w:id="1266764993">
      <w:bodyDiv w:val="1"/>
      <w:marLeft w:val="0"/>
      <w:marRight w:val="0"/>
      <w:marTop w:val="0"/>
      <w:marBottom w:val="0"/>
      <w:divBdr>
        <w:top w:val="none" w:sz="0" w:space="0" w:color="auto"/>
        <w:left w:val="none" w:sz="0" w:space="0" w:color="auto"/>
        <w:bottom w:val="none" w:sz="0" w:space="0" w:color="auto"/>
        <w:right w:val="none" w:sz="0" w:space="0" w:color="auto"/>
      </w:divBdr>
    </w:div>
    <w:div w:id="1516068256">
      <w:bodyDiv w:val="1"/>
      <w:marLeft w:val="0"/>
      <w:marRight w:val="0"/>
      <w:marTop w:val="0"/>
      <w:marBottom w:val="0"/>
      <w:divBdr>
        <w:top w:val="none" w:sz="0" w:space="0" w:color="auto"/>
        <w:left w:val="none" w:sz="0" w:space="0" w:color="auto"/>
        <w:bottom w:val="none" w:sz="0" w:space="0" w:color="auto"/>
        <w:right w:val="none" w:sz="0" w:space="0" w:color="auto"/>
      </w:divBdr>
    </w:div>
    <w:div w:id="1676490133">
      <w:bodyDiv w:val="1"/>
      <w:marLeft w:val="0"/>
      <w:marRight w:val="0"/>
      <w:marTop w:val="0"/>
      <w:marBottom w:val="0"/>
      <w:divBdr>
        <w:top w:val="none" w:sz="0" w:space="0" w:color="auto"/>
        <w:left w:val="none" w:sz="0" w:space="0" w:color="auto"/>
        <w:bottom w:val="none" w:sz="0" w:space="0" w:color="auto"/>
        <w:right w:val="none" w:sz="0" w:space="0" w:color="auto"/>
      </w:divBdr>
    </w:div>
    <w:div w:id="2096971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3.xml"/><Relationship Id="rId26" Type="http://schemas.openxmlformats.org/officeDocument/2006/relationships/image" Target="media/image17.png"/><Relationship Id="rId21" Type="http://schemas.openxmlformats.org/officeDocument/2006/relationships/header" Target="header2.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4fb86c6cc9a45c00/Documents/Getting%20the%20assignment.doc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4.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footer4.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1E796-FD58-432F-A11C-2AE8BE735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Pages>
  <Words>3544</Words>
  <Characters>19492</Characters>
  <Application>Microsoft Office Word</Application>
  <DocSecurity>0</DocSecurity>
  <Lines>162</Lines>
  <Paragraphs>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Template Documentatie</vt:lpstr>
      <vt:lpstr>Template Documentatie</vt:lpstr>
    </vt:vector>
  </TitlesOfParts>
  <Company>Stichting Praktijkleren &amp; KD</Company>
  <LinksUpToDate>false</LinksUpToDate>
  <CharactersWithSpaces>22991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Documentatie</dc:title>
  <dc:subject>Software Thinking</dc:subject>
  <dc:creator>Laar, Maximilian M. van</dc:creator>
  <cp:keywords/>
  <dc:description/>
  <cp:lastModifiedBy>Tamara Rouette / PVO Limburg</cp:lastModifiedBy>
  <cp:revision>16</cp:revision>
  <cp:lastPrinted>2023-09-15T08:47:00Z</cp:lastPrinted>
  <dcterms:created xsi:type="dcterms:W3CDTF">2024-04-25T08:32:00Z</dcterms:created>
  <dcterms:modified xsi:type="dcterms:W3CDTF">2024-04-25T09:30:00Z</dcterms:modified>
  <cp:category>Software</cp:category>
  <cp:version>3.0</cp:version>
</cp:coreProperties>
</file>